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6.png" ContentType="image/png"/>
  <Override PartName="/word/media/image25.png" ContentType="image/png"/>
  <Override PartName="/word/media/image42.jpeg" ContentType="image/jpeg"/>
  <Override PartName="/word/media/image24.png" ContentType="image/png"/>
  <Override PartName="/word/media/image11.jpeg" ContentType="image/jpeg"/>
  <Override PartName="/word/media/image22.png" ContentType="image/png"/>
  <Override PartName="/word/media/image21.png" ContentType="image/png"/>
  <Override PartName="/word/media/image19.png" ContentType="image/png"/>
  <Override PartName="/word/media/image20.png" ContentType="image/png"/>
  <Override PartName="/word/media/image2.jpeg" ContentType="image/jpeg"/>
  <Override PartName="/word/media/image36.jpeg" ContentType="image/jpeg"/>
  <Override PartName="/word/media/image18.png" ContentType="image/png"/>
  <Override PartName="/word/media/image17.png" ContentType="image/png"/>
  <Override PartName="/word/media/image16.png" ContentType="image/png"/>
  <Override PartName="/word/media/image15.jpeg" ContentType="image/jpeg"/>
  <Override PartName="/word/media/image3.jpeg" ContentType="image/jpeg"/>
  <Override PartName="/word/media/image30.png" ContentType="image/png"/>
  <Override PartName="/word/media/image27.png" ContentType="image/png"/>
  <Override PartName="/word/media/image45.jpeg" ContentType="image/jpeg"/>
  <Override PartName="/word/media/image28.png" ContentType="image/png"/>
  <Override PartName="/word/media/image10.jpeg" ContentType="image/jpeg"/>
  <Override PartName="/word/media/image9.jpeg" ContentType="image/jpeg"/>
  <Override PartName="/word/media/image31.png" ContentType="image/png"/>
  <Override PartName="/word/media/image6.png" ContentType="image/png"/>
  <Override PartName="/word/media/image29.png" ContentType="image/png"/>
  <Override PartName="/word/media/image32.png" ContentType="image/png"/>
  <Override PartName="/word/media/image33.png" ContentType="image/png"/>
  <Override PartName="/word/media/image39.jpeg" ContentType="image/jpeg"/>
  <Override PartName="/word/media/image38.png" ContentType="image/png"/>
  <Override PartName="/word/media/image8.png" ContentType="image/png"/>
  <Override PartName="/word/media/image41.jpeg" ContentType="image/jpeg"/>
  <Override PartName="/word/media/image14.jpeg" ContentType="image/jpeg"/>
  <Override PartName="/word/media/image44.jpeg" ContentType="image/jpeg"/>
  <Override PartName="/word/media/image5.png" ContentType="image/png"/>
  <Override PartName="/word/media/image43.jpeg" ContentType="image/jpeg"/>
  <Override PartName="/word/media/image35.png" ContentType="image/png"/>
  <Override PartName="/word/media/image46.png" ContentType="image/png"/>
  <Override PartName="/word/media/image7.png" ContentType="image/png"/>
  <Override PartName="/word/media/image37.png" ContentType="image/png"/>
  <Override PartName="/word/media/image1.jpeg" ContentType="image/jpeg"/>
  <Override PartName="/word/media/image47.png" ContentType="image/png"/>
  <Override PartName="/word/media/image40.jpeg" ContentType="image/jpeg"/>
  <Override PartName="/word/media/image13.jpeg" ContentType="image/jpeg"/>
  <Override PartName="/word/media/image23.png" ContentType="image/png"/>
  <Override PartName="/word/media/image34.png" ContentType="image/png"/>
  <Override PartName="/word/media/image12.jpeg" ContentType="image/jpe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A Research Paper Presented To the Of Senior High School Faculty</w:t>
      </w:r>
    </w:p>
    <w:p>
      <w:pPr>
        <w:pStyle w:val="Normal"/>
        <w:spacing w:lineRule="auto" w:line="480" w:before="0" w:after="0"/>
        <w:jc w:val="center"/>
        <w:rPr/>
      </w:pPr>
      <w:r>
        <w:rPr>
          <w:rFonts w:cs="Times New Roman" w:ascii="Times New Roman" w:hAnsi="Times New Roman"/>
          <w:b/>
          <w:sz w:val="24"/>
          <w:szCs w:val="24"/>
        </w:rPr>
        <w:t>Of Senior High School Division of</w:t>
      </w:r>
    </w:p>
    <w:p>
      <w:pPr>
        <w:pStyle w:val="Normal"/>
        <w:spacing w:lineRule="auto" w:line="480" w:before="0" w:after="0"/>
        <w:jc w:val="center"/>
        <w:rPr/>
      </w:pPr>
      <w:r>
        <w:rPr>
          <w:rFonts w:cs="Times New Roman" w:ascii="Times New Roman" w:hAnsi="Times New Roman"/>
          <w:b/>
          <w:sz w:val="24"/>
          <w:szCs w:val="24"/>
        </w:rPr>
        <w:t>La Concepcion College</w:t>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0" w:author="Unknown Author" w:date="2021-12-04T13:33:53Z">
        <w:r>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2" w:author="Unknown Author" w:date="2021-12-06T12:33:18Z"/>
        </w:rPr>
      </w:pPr>
      <w:del w:id="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4" w:author="Unknown Author" w:date="2021-12-06T12:33:18Z"/>
        </w:rPr>
      </w:pPr>
      <w:del w:id="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6" w:author="Unknown Author" w:date="2021-12-06T12:33:18Z"/>
        </w:rPr>
      </w:pPr>
      <w:del w:id="5"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8" w:author="Unknown Author" w:date="2021-12-06T12:33:19Z"/>
          <w:b/>
          <w:b/>
          <w:sz w:val="24"/>
          <w:szCs w:val="24"/>
        </w:rPr>
      </w:pPr>
      <w:ins w:id="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0" w:author="Unknown Author" w:date="2021-12-06T12:33:19Z"/>
          <w:b/>
          <w:b/>
          <w:sz w:val="24"/>
          <w:szCs w:val="24"/>
        </w:rPr>
      </w:pPr>
      <w:ins w:id="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2" w:author="Unknown Author" w:date="2021-12-06T12:33:19Z"/>
          <w:b/>
          <w:b/>
          <w:sz w:val="24"/>
          <w:szCs w:val="24"/>
        </w:rPr>
      </w:pPr>
      <w:ins w:id="11"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4" w:author="Unknown Author" w:date="2021-12-06T12:33:20Z"/>
        </w:rPr>
      </w:pPr>
      <w:del w:id="13" w:author="Unknown Author" w:date="2021-12-06T12:33:20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6" w:author="Unknown Author" w:date="2021-10-29T16:03:46Z"/>
        </w:rPr>
      </w:pPr>
      <w:del w:id="15" w:author="Unknown Author" w:date="2021-10-29T16:03:46Z">
        <w:r>
          <w:rPr>
            <w:rFonts w:ascii="Times New Roman" w:hAnsi="Times New Roman"/>
            <w:b/>
            <w:bCs/>
            <w:sz w:val="28"/>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t>December 2021</w:t>
      </w:r>
      <w:del w:id="17" w:author="Unknown Author" w:date="2021-12-04T13:33:57Z">
        <w:r>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I, hereby which certify that this research is our work and that, so the best of our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we declare that the intellectual contact of this research is the product of our work although we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19" w:author="Unknown Author" w:date="2021-10-29T16:03:53Z"/>
          <w:sz w:val="24"/>
          <w:szCs w:val="24"/>
        </w:rPr>
      </w:pPr>
      <w:ins w:id="18"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1" w:author="Unknown Author" w:date="2021-10-29T16:03:53Z"/>
          <w:sz w:val="24"/>
          <w:szCs w:val="24"/>
        </w:rPr>
      </w:pPr>
      <w:ins w:id="2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3" w:author="Unknown Author" w:date="2021-10-29T16:03:53Z"/>
          <w:sz w:val="24"/>
          <w:szCs w:val="24"/>
        </w:rPr>
      </w:pPr>
      <w:ins w:id="2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5" w:author="Unknown Author" w:date="2021-10-29T16:03:53Z"/>
          <w:sz w:val="24"/>
          <w:szCs w:val="24"/>
        </w:rPr>
      </w:pPr>
      <w:ins w:id="24"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both"/>
        <w:rPr>
          <w:rFonts w:ascii="Times New Roman" w:hAnsi="Times New Roman" w:cs="Times New Roman"/>
          <w:b/>
          <w:b/>
          <w:sz w:val="24"/>
          <w:szCs w:val="24"/>
          <w:del w:id="27" w:author="Unknown Author" w:date="2021-10-29T16:03:04Z"/>
        </w:rPr>
      </w:pPr>
      <w:del w:id="26" w:author="Unknown Author" w:date="2021-10-29T16:03:04Z">
        <w:r>
          <w:rPr>
            <w:rFonts w:cs="Times New Roman" w:ascii="Times New Roman" w:hAnsi="Times New Roman"/>
            <w:b/>
            <w:sz w:val="24"/>
            <w:szCs w:val="24"/>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29" w:author="Unknown Author" w:date="2021-10-29T16:03:04Z"/>
        </w:rPr>
      </w:pPr>
      <w:del w:id="28"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31" w:author="Unknown Author" w:date="2021-10-29T16:03:04Z"/>
        </w:rPr>
      </w:pPr>
      <w:del w:id="30"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both"/>
        <w:rPr>
          <w:rFonts w:ascii="Times New Roman" w:hAnsi="Times New Roman" w:cs="Times New Roman"/>
          <w:b/>
          <w:b/>
          <w:sz w:val="24"/>
          <w:szCs w:val="24"/>
          <w:del w:id="33" w:author="Unknown Author" w:date="2021-10-29T16:02:29Z"/>
        </w:rPr>
      </w:pPr>
      <w:del w:id="32" w:author="Unknown Author" w:date="2021-10-29T16:02:29Z">
        <w:r>
          <w:rPr>
            <w:rFonts w:cs="Times New Roman" w:ascii="Times New Roman" w:hAnsi="Times New Roman"/>
            <w:b/>
            <w:sz w:val="24"/>
            <w:szCs w:val="24"/>
          </w:rPr>
        </w:r>
      </w:del>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our Final Oral Defense on</w:t>
      </w:r>
      <w:r>
        <w:rPr/>
        <w:commentReference w:id="2"/>
      </w:r>
      <w:r>
        <w:rPr>
          <w:rFonts w:cs="Times New Roman" w:ascii="Times New Roman" w:hAnsi="Times New Roman"/>
          <w:sz w:val="24"/>
          <w:szCs w:val="24"/>
        </w:rPr>
        <w:t xml:space="preserve"> [ADD DATE]</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commentReference w:id="3"/>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34" w:author="Unknown Author" w:date="2021-11-08T10:56:55Z"/>
        </w:rPr>
      </w:pPr>
      <w:r>
        <w:rPr>
          <w:rFonts w:ascii="Times New Roman" w:hAnsi="Times New Roman"/>
          <w:b w:val="false"/>
          <w:bCs w:val="false"/>
        </w:rPr>
        <w:tab/>
        <w:t>I would like to thank everyone who makes this research study posssible.</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35"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36" w:author="Unknown Author" w:date="2021-11-08T10:57:00Z">
        <w:r>
          <w:rPr>
            <w:rFonts w:ascii="Times New Roman" w:hAnsi="Times New Roman"/>
            <w:b w:val="false"/>
            <w:bCs w:val="false"/>
          </w:rPr>
          <w:t>Lastly, 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Lastly to people who</w:t>
      </w:r>
      <w:ins w:id="37" w:author="Unknown Author" w:date="2021-12-10T15:16:07Z">
        <w:r>
          <w:rPr>
            <w:rFonts w:ascii="Times New Roman" w:hAnsi="Times New Roman"/>
            <w:b w:val="false"/>
            <w:bCs w:val="false"/>
          </w:rPr>
          <w:t>m</w:t>
        </w:r>
      </w:ins>
      <w:r>
        <w:rPr>
          <w:rFonts w:ascii="Times New Roman" w:hAnsi="Times New Roman"/>
          <w:b w:val="false"/>
          <w:bCs w:val="false"/>
        </w:rPr>
        <w:t xml:space="preserve"> I didn't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b/>
          <w:b/>
          <w:bCs/>
        </w:rPr>
      </w:pPr>
      <w:r>
        <w:rPr>
          <w:rFonts w:ascii="Times New Roman" w:hAnsi="Times New Roman"/>
          <w:b/>
          <w:bCs/>
          <w:rPrChange w:id="0" w:author="Unknown Author" w:date="2021-12-10T09:52:10Z"/>
        </w:rPr>
        <w:t>ABSTRACT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40" w:author="Unknown Author" w:date="2021-12-10T09:52:22Z"/>
        </w:rPr>
      </w:pPr>
      <w:del w:id="39" w:author="Unknown Author" w:date="2021-12-10T09:52:2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ins w:id="42" w:author="Unknown Author" w:date="2021-12-10T09:52:15Z"/>
          <w:b/>
          <w:b/>
          <w:bCs/>
        </w:rPr>
      </w:pPr>
      <w:ins w:id="41" w:author="Unknown Author" w:date="2021-12-10T09:52:15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44" w:author="Unknown Author" w:date="2021-12-10T09:52:15Z"/>
          <w:b w:val="false"/>
          <w:b w:val="false"/>
          <w:bCs w:val="false"/>
        </w:rPr>
      </w:pPr>
      <w:ins w:id="43" w:author="Unknown Author" w:date="2021-12-10T09:52:15Z">
        <w:r>
          <w:rPr>
            <w:rFonts w:ascii="Times New Roman" w:hAnsi="Times New Roman"/>
            <w:b w:val="false"/>
            <w:bCs w:val="false"/>
          </w:rPr>
          <w:tab/>
          <w:t xml:space="preserve">The need for effective and reliable video conferencing software is more pronounced than ever in the past two years. This comes with a variety of problems and solutions that helps everyone from offices to learning institutions to continue throughout these challenging times. With this surge in demand, tech companies such as Google creates ways to conquer the new problem and ride out the storm of inter-travel transportation. By creating software that uses the tried and true technology with a modern twist, Google ended up with Google Meet. The leading video conferencing software that tens of thousands of students utilize every single day. In relation to the digital divide, there's a disparity between families on overall internet speed and capability. Based on this predicament. </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46" w:author="Unknown Author" w:date="2021-12-10T09:52:15Z"/>
          <w:b w:val="false"/>
          <w:b w:val="false"/>
          <w:bCs w:val="false"/>
        </w:rPr>
      </w:pPr>
      <w:ins w:id="45" w:author="Unknown Author" w:date="2021-12-10T09:52:15Z">
        <w:r>
          <w:rPr>
            <w:rFonts w:ascii="Times New Roman" w:hAnsi="Times New Roman"/>
            <w:b w:val="false"/>
            <w:bCs w:val="false"/>
          </w:rPr>
          <w:tab/>
          <w:t xml:space="preserve">This research focused on Google Meet performance across a variety of internet conditions by using automation and statistical models, the researchers paved the way for the new wave of data gathering and by employing momentary time sampling as in the experiment to capture the dynamic nature of the variables. The analysis of data collected that the influence of latency and internet speed has a strong correlation to Google Meet performance. This comes with a non-linear movement throughout the experiment but still displays the latter. </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ins w:id="47" w:author="Unknown Author" w:date="2021-12-10T09:52:15Z">
        <w:r>
          <w:rPr>
            <w:rFonts w:ascii="Times New Roman" w:hAnsi="Times New Roman"/>
            <w:b w:val="false"/>
            <w:bCs w:val="false"/>
          </w:rPr>
          <w:tab/>
          <w:t>In conclusion, Google Meet</w:t>
        </w:r>
      </w:ins>
      <w:ins w:id="48" w:author="Unknown Author" w:date="2021-12-10T09:53:50Z">
        <w:r>
          <w:rPr>
            <w:rFonts w:ascii="Times New Roman" w:hAnsi="Times New Roman"/>
            <w:b w:val="false"/>
            <w:bCs w:val="false"/>
          </w:rPr>
          <w:t>’s</w:t>
        </w:r>
      </w:ins>
      <w:ins w:id="49" w:author="Unknown Author" w:date="2021-12-10T09:52:15Z">
        <w:r>
          <w:rPr>
            <w:rFonts w:ascii="Times New Roman" w:hAnsi="Times New Roman"/>
            <w:b w:val="false"/>
            <w:bCs w:val="false"/>
          </w:rPr>
          <w:t xml:space="preserve"> performance is influenced by latency and internet speed signifying that the digital divide in families can have a profound impact on remote learning by the users in the family.  </w:t>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cs="Times New Roman"/>
          <w:b/>
          <w:b/>
          <w:bCs/>
          <w:sz w:val="24"/>
          <w:szCs w:val="24"/>
          <w:del w:id="51" w:author="Unknown Author" w:date="2021-12-10T09:53:54Z"/>
        </w:rPr>
      </w:pPr>
      <w:del w:id="50" w:author="Unknown Author" w:date="2021-12-10T09:53:54Z">
        <w:r>
          <w:rPr>
            <w:rFonts w:cs="Times New Roman" w:ascii="Times New Roman" w:hAnsi="Times New Roman"/>
            <w:b/>
            <w:bCs/>
            <w:sz w:val="24"/>
            <w:szCs w:val="24"/>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3" w:author="Unknown Author" w:date="2021-12-10T09:53:54Z"/>
        </w:rPr>
      </w:pPr>
      <w:del w:id="52" w:author="Unknown Author" w:date="2021-12-10T09:53:54Z">
        <w:r>
          <w:rPr>
            <w:rFonts w:ascii="Times New Roman" w:hAnsi="Times New Roman"/>
            <w:b/>
            <w:bCs/>
          </w:rPr>
        </w:r>
      </w:del>
    </w:p>
    <w:p>
      <w:pPr>
        <w:pStyle w:val="Normal"/>
        <w:spacing w:lineRule="auto" w:line="480"/>
        <w:jc w:val="both"/>
        <w:rPr>
          <w:rFonts w:ascii="Times New Roman" w:hAnsi="Times New Roman" w:cs="Times New Roman"/>
          <w:b/>
          <w:b/>
          <w:bCs/>
          <w:sz w:val="24"/>
          <w:szCs w:val="24"/>
          <w:del w:id="55" w:author="Unknown Author" w:date="2021-12-10T09:52:50Z"/>
        </w:rPr>
      </w:pPr>
      <w:del w:id="54" w:author="Unknown Author" w:date="2021-12-10T09:52:50Z">
        <w:r>
          <w:rPr>
            <w:rFonts w:cs="Times New Roman" w:ascii="Times New Roman" w:hAnsi="Times New Roman"/>
            <w:b/>
            <w:bCs/>
            <w:sz w:val="24"/>
            <w:szCs w:val="24"/>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7" w:author="Unknown Author" w:date="2021-12-10T09:52:50Z"/>
        </w:rPr>
      </w:pPr>
      <w:del w:id="5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9" w:author="Unknown Author" w:date="2021-12-10T09:52:50Z"/>
        </w:rPr>
      </w:pPr>
      <w:del w:id="5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1" w:author="Unknown Author" w:date="2021-12-10T09:52:50Z"/>
        </w:rPr>
      </w:pPr>
      <w:del w:id="6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3" w:author="Unknown Author" w:date="2021-12-10T09:52:50Z"/>
        </w:rPr>
      </w:pPr>
      <w:del w:id="6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5" w:author="Unknown Author" w:date="2021-12-10T09:52:50Z"/>
        </w:rPr>
      </w:pPr>
      <w:del w:id="6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7" w:author="Unknown Author" w:date="2021-12-10T09:52:50Z"/>
        </w:rPr>
      </w:pPr>
      <w:del w:id="6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9" w:author="Unknown Author" w:date="2021-12-10T09:52:50Z"/>
        </w:rPr>
      </w:pPr>
      <w:del w:id="6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1" w:author="Unknown Author" w:date="2021-12-10T09:52:50Z"/>
        </w:rPr>
      </w:pPr>
      <w:del w:id="7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3" w:author="Unknown Author" w:date="2021-12-10T09:52:50Z"/>
        </w:rPr>
      </w:pPr>
      <w:del w:id="7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5" w:author="Unknown Author" w:date="2021-12-10T09:52:50Z"/>
        </w:rPr>
      </w:pPr>
      <w:del w:id="7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7" w:author="Unknown Author" w:date="2021-12-10T09:52:50Z"/>
        </w:rPr>
      </w:pPr>
      <w:del w:id="7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9" w:author="Unknown Author" w:date="2021-12-10T09:52:50Z"/>
        </w:rPr>
      </w:pPr>
      <w:del w:id="7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1" w:author="Unknown Author" w:date="2021-12-10T09:52:50Z"/>
        </w:rPr>
      </w:pPr>
      <w:del w:id="8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3" w:author="Unknown Author" w:date="2021-12-10T09:52:50Z"/>
        </w:rPr>
      </w:pPr>
      <w:del w:id="8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5" w:author="Unknown Author" w:date="2021-12-10T09:52:50Z"/>
        </w:rPr>
      </w:pPr>
      <w:del w:id="84" w:author="Unknown Author" w:date="2021-12-10T09:52:50Z">
        <w:r>
          <w:rPr>
            <w:rFonts w:ascii="Times New Roman" w:hAnsi="Times New Roman"/>
            <w:b/>
            <w:bCs/>
          </w:rPr>
        </w:r>
      </w:del>
    </w:p>
    <w:p>
      <w:pPr>
        <w:pStyle w:val="Normal"/>
        <w:spacing w:lineRule="auto" w:line="480"/>
        <w:jc w:val="both"/>
        <w:rPr/>
      </w:pPr>
      <w:r>
        <w:rPr>
          <w:rFonts w:cs="Times New Roman" w:ascii="Times New Roman" w:hAnsi="Times New Roman"/>
          <w:b/>
          <w:bCs/>
          <w:sz w:val="24"/>
          <w:szCs w:val="24"/>
        </w:rPr>
        <w:t>TABLE OF CONTENTS</w:t>
      </w:r>
      <w:r>
        <w:rPr/>
        <w:commentReference w:id="4"/>
      </w:r>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86" w:author="Unknown Author" w:date="2021-12-09T12:03:19Z">
        <w:r>
          <w:rPr>
            <w:rFonts w:cs="Times New Roman" w:ascii="Times New Roman" w:hAnsi="Times New Roman"/>
            <w:b/>
            <w:bCs/>
            <w:sz w:val="24"/>
            <w:szCs w:val="24"/>
          </w:rPr>
          <w:delText>TABLE OF CONTENTS………………………………………………………….….. vi</w:delText>
        </w:r>
      </w:del>
      <w:ins w:id="87" w:author="Unknown Author" w:date="2021-12-09T12:03:26Z">
        <w:r>
          <w:rPr>
            <w:rFonts w:cs="Times New Roman" w:ascii="Times New Roman" w:hAnsi="Times New Roman"/>
            <w:b/>
            <w:bCs/>
            <w:sz w:val="24"/>
            <w:szCs w:val="24"/>
          </w:rPr>
          <w:t>CHAPTER 1 THE PROBLEM AND ITS BACKGROUND</w:t>
        </w:r>
      </w:ins>
    </w:p>
    <w:p>
      <w:pPr>
        <w:pStyle w:val="Normal"/>
        <w:tabs>
          <w:tab w:val="clear" w:pos="709"/>
          <w:tab w:val="left" w:pos="460" w:leader="none"/>
        </w:tabs>
        <w:bidi w:val="0"/>
        <w:spacing w:lineRule="auto" w:line="480" w:before="0" w:after="40"/>
        <w:ind w:left="0" w:right="0" w:hanging="0"/>
        <w:jc w:val="both"/>
        <w:rPr/>
      </w:pPr>
      <w:ins w:id="88" w:author="Unknown Author" w:date="2021-12-09T12:04:27Z">
        <w:r>
          <w:rPr>
            <w:rFonts w:eastAsia="Noto Serif CJK SC" w:cs="Times New Roman" w:ascii="Times New Roman" w:hAnsi="Times New Roman"/>
            <w:b/>
            <w:bCs/>
            <w:color w:val="auto"/>
            <w:kern w:val="2"/>
            <w:sz w:val="24"/>
            <w:szCs w:val="24"/>
            <w:lang w:val="en-GB" w:eastAsia="zh-CN" w:bidi="hi-IN"/>
          </w:rPr>
          <w:tab/>
        </w:r>
      </w:ins>
      <w:ins w:id="89"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91"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93"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94"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96"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98"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99"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101"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103"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105"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106"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108" w:author="Unknown Author" w:date="2021-12-09T12:08:00Z">
        <w:r>
          <w:rPr>
            <w:rFonts w:eastAsia="Noto Serif CJK SC" w:cs="Times New Roman" w:ascii="Times New Roman" w:hAnsi="Times New Roman"/>
            <w:b/>
            <w:bCs/>
            <w:color w:val="auto"/>
            <w:kern w:val="2"/>
            <w:sz w:val="24"/>
            <w:szCs w:val="24"/>
            <w:lang w:val="en-GB" w:eastAsia="zh-CN" w:bidi="hi-IN"/>
          </w:rPr>
          <w:t>CHAPTER 2</w:t>
          <w:tab/>
          <w:t>REVIEW OF RELATED LITERATURE AND STUDIES</w:t>
        </w:r>
      </w:ins>
    </w:p>
    <w:p>
      <w:pPr>
        <w:pStyle w:val="Normal"/>
        <w:tabs>
          <w:tab w:val="clear" w:pos="709"/>
          <w:tab w:val="left" w:pos="460" w:leader="none"/>
        </w:tabs>
        <w:bidi w:val="0"/>
        <w:spacing w:lineRule="auto" w:line="480" w:before="0" w:after="40"/>
        <w:ind w:left="0" w:right="0" w:hanging="0"/>
        <w:jc w:val="both"/>
        <w:rPr/>
      </w:pPr>
      <w:ins w:id="110"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112"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113"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115"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117"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118"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120"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122" w:author="Unknown Author" w:date="2021-12-09T12:10:00Z">
        <w:r>
          <w:rPr>
            <w:rFonts w:eastAsia="Noto Serif CJK SC" w:cs="Times New Roman" w:ascii="Times New Roman" w:hAnsi="Times New Roman"/>
            <w:b/>
            <w:bCs/>
            <w:color w:val="auto"/>
            <w:kern w:val="2"/>
            <w:sz w:val="24"/>
            <w:szCs w:val="24"/>
            <w:lang w:val="en-GB" w:eastAsia="zh-CN" w:bidi="hi-IN"/>
          </w:rPr>
          <w:tab/>
        </w:r>
      </w:ins>
      <w:ins w:id="123" w:author="Unknown Author" w:date="2021-12-18T10:37:47Z">
        <w:r>
          <w:rPr>
            <w:rFonts w:eastAsia="Noto Serif CJK SC" w:cs="Times New Roman" w:ascii="Times New Roman" w:hAnsi="Times New Roman"/>
            <w:b/>
            <w:bCs/>
            <w:color w:val="auto"/>
            <w:kern w:val="2"/>
            <w:sz w:val="24"/>
            <w:szCs w:val="24"/>
            <w:lang w:val="en-GB" w:eastAsia="zh-CN" w:bidi="hi-IN"/>
          </w:rPr>
          <w:t>Conceptual</w:t>
        </w:r>
      </w:ins>
      <w:ins w:id="124" w:author="Unknown Author" w:date="2021-12-09T12:11:05Z">
        <w:r>
          <w:rPr>
            <w:rFonts w:eastAsia="Noto Serif CJK SC" w:cs="Times New Roman" w:ascii="Times New Roman" w:hAnsi="Times New Roman"/>
            <w:b/>
            <w:bCs/>
            <w:color w:val="auto"/>
            <w:kern w:val="2"/>
            <w:sz w:val="24"/>
            <w:szCs w:val="24"/>
            <w:lang w:val="en-GB" w:eastAsia="zh-CN" w:bidi="hi-IN"/>
          </w:rPr>
          <w:t xml:space="preserve"> Framework…………………………………………………………..25</w:t>
        </w:r>
      </w:ins>
    </w:p>
    <w:p>
      <w:pPr>
        <w:pStyle w:val="Normal"/>
        <w:tabs>
          <w:tab w:val="clear" w:pos="709"/>
          <w:tab w:val="left" w:pos="460" w:leader="none"/>
        </w:tabs>
        <w:bidi w:val="0"/>
        <w:spacing w:lineRule="auto" w:line="480" w:before="0" w:after="40"/>
        <w:ind w:left="0" w:right="0" w:hanging="0"/>
        <w:jc w:val="both"/>
        <w:rPr/>
      </w:pPr>
      <w:ins w:id="126" w:author="Unknown Author" w:date="2021-12-09T12:11:05Z">
        <w:r>
          <w:rPr>
            <w:rFonts w:eastAsia="Noto Serif CJK SC" w:cs="Times New Roman" w:ascii="Times New Roman" w:hAnsi="Times New Roman"/>
            <w:b/>
            <w:bCs/>
            <w:color w:val="auto"/>
            <w:kern w:val="2"/>
            <w:sz w:val="24"/>
            <w:szCs w:val="24"/>
            <w:lang w:val="en-GB" w:eastAsia="zh-CN" w:bidi="hi-IN"/>
          </w:rPr>
          <w:tab/>
          <w:t>Theoretical Framework……………………………………………………...2</w:t>
        </w:r>
      </w:ins>
      <w:ins w:id="127" w:author="Unknown Author" w:date="2021-12-18T11:02:27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both"/>
        <w:rPr/>
      </w:pPr>
      <w:ins w:id="128" w:author="Unknown Author" w:date="2021-12-09T12:12:06Z">
        <w:r>
          <w:rPr>
            <w:rFonts w:eastAsia="Noto Serif CJK SC" w:cs="Times New Roman" w:ascii="Times New Roman" w:hAnsi="Times New Roman"/>
            <w:b/>
            <w:bCs/>
            <w:color w:val="auto"/>
            <w:kern w:val="2"/>
            <w:sz w:val="24"/>
            <w:szCs w:val="24"/>
            <w:lang w:val="en-GB" w:eastAsia="zh-CN" w:bidi="hi-IN"/>
          </w:rPr>
          <w:t>CHAPTER 3 RESEARCH METHODOLOGY</w:t>
        </w:r>
      </w:ins>
    </w:p>
    <w:p>
      <w:pPr>
        <w:pStyle w:val="Normal"/>
        <w:tabs>
          <w:tab w:val="clear" w:pos="709"/>
          <w:tab w:val="left" w:pos="460" w:leader="none"/>
        </w:tabs>
        <w:bidi w:val="0"/>
        <w:spacing w:lineRule="auto" w:line="480" w:before="0" w:after="40"/>
        <w:ind w:left="0" w:right="0" w:hanging="0"/>
        <w:jc w:val="both"/>
        <w:rPr/>
      </w:pPr>
      <w:ins w:id="130" w:author="Unknown Author" w:date="2021-12-09T12:12:06Z">
        <w:r>
          <w:rPr>
            <w:rFonts w:eastAsia="Noto Serif CJK SC" w:cs="Times New Roman" w:ascii="Times New Roman" w:hAnsi="Times New Roman"/>
            <w:b/>
            <w:bCs/>
            <w:color w:val="auto"/>
            <w:kern w:val="2"/>
            <w:sz w:val="24"/>
            <w:szCs w:val="24"/>
            <w:lang w:val="en-GB" w:eastAsia="zh-CN" w:bidi="hi-IN"/>
          </w:rPr>
          <w:tab/>
          <w:t>Introduction…………………………………………………………………..3</w:t>
        </w:r>
      </w:ins>
      <w:ins w:id="131" w:author="Unknown Author" w:date="2021-12-09T12:12:06Z">
        <w:r>
          <w:rPr>
            <w:rFonts w:eastAsia="Noto Serif CJK SC" w:cs="Times New Roman" w:ascii="Times New Roman" w:hAnsi="Times New Roman"/>
            <w:b/>
            <w:bCs/>
            <w:color w:val="auto"/>
            <w:kern w:val="2"/>
            <w:sz w:val="24"/>
            <w:szCs w:val="24"/>
            <w:lang w:val="en-GB" w:eastAsia="zh-CN" w:bidi="hi-IN"/>
          </w:rPr>
          <w:t>2</w:t>
        </w:r>
      </w:ins>
    </w:p>
    <w:p>
      <w:pPr>
        <w:pStyle w:val="Normal"/>
        <w:tabs>
          <w:tab w:val="clear" w:pos="709"/>
          <w:tab w:val="left" w:pos="460" w:leader="none"/>
        </w:tabs>
        <w:bidi w:val="0"/>
        <w:spacing w:lineRule="auto" w:line="480" w:before="0" w:after="40"/>
        <w:ind w:left="0" w:right="0" w:hanging="0"/>
        <w:jc w:val="both"/>
        <w:rPr/>
      </w:pPr>
      <w:ins w:id="133"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134" w:author="Unknown Author" w:date="2021-12-09T12:13:00Z">
        <w:r>
          <w:rPr>
            <w:rFonts w:eastAsia="Noto Serif CJK SC" w:cs="Times New Roman" w:ascii="Times New Roman" w:hAnsi="Times New Roman"/>
            <w:b/>
            <w:bCs/>
            <w:color w:val="auto"/>
            <w:kern w:val="2"/>
            <w:sz w:val="24"/>
            <w:szCs w:val="24"/>
            <w:lang w:val="en-GB" w:eastAsia="zh-CN" w:bidi="hi-IN"/>
          </w:rPr>
          <w:t>periment Design…………………………………………………………...3</w:t>
        </w:r>
      </w:ins>
      <w:ins w:id="135" w:author="Unknown Author" w:date="2021-12-09T12:13:00Z">
        <w:r>
          <w:rPr>
            <w:rFonts w:eastAsia="Noto Serif CJK SC" w:cs="Times New Roman" w:ascii="Times New Roman" w:hAnsi="Times New Roman"/>
            <w:b/>
            <w:bCs/>
            <w:color w:val="auto"/>
            <w:kern w:val="2"/>
            <w:sz w:val="24"/>
            <w:szCs w:val="24"/>
            <w:lang w:val="en-GB" w:eastAsia="zh-CN" w:bidi="hi-IN"/>
          </w:rPr>
          <w:t>2</w:t>
        </w:r>
      </w:ins>
    </w:p>
    <w:p>
      <w:pPr>
        <w:pStyle w:val="Normal"/>
        <w:tabs>
          <w:tab w:val="clear" w:pos="709"/>
          <w:tab w:val="left" w:pos="460" w:leader="none"/>
        </w:tabs>
        <w:bidi w:val="0"/>
        <w:spacing w:lineRule="auto" w:line="480" w:before="0" w:after="40"/>
        <w:ind w:left="0" w:right="0" w:hanging="0"/>
        <w:jc w:val="both"/>
        <w:rPr/>
      </w:pPr>
      <w:ins w:id="137"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w:t>
        </w:r>
      </w:ins>
      <w:ins w:id="138" w:author="Unknown Author" w:date="2021-12-09T12:13:00Z">
        <w:r>
          <w:rPr>
            <w:rFonts w:eastAsia="Noto Serif CJK SC" w:cs="Times New Roman" w:ascii="Times New Roman" w:hAnsi="Times New Roman"/>
            <w:b/>
            <w:bCs/>
            <w:color w:val="auto"/>
            <w:kern w:val="2"/>
            <w:sz w:val="24"/>
            <w:szCs w:val="24"/>
            <w:lang w:val="en-GB" w:eastAsia="zh-CN" w:bidi="hi-IN"/>
          </w:rPr>
          <w:t>4</w:t>
        </w:r>
      </w:ins>
    </w:p>
    <w:p>
      <w:pPr>
        <w:pStyle w:val="Normal"/>
        <w:tabs>
          <w:tab w:val="clear" w:pos="709"/>
          <w:tab w:val="left" w:pos="460" w:leader="none"/>
        </w:tabs>
        <w:bidi w:val="0"/>
        <w:spacing w:lineRule="auto" w:line="480" w:before="0" w:after="40"/>
        <w:ind w:left="0" w:right="0" w:hanging="0"/>
        <w:jc w:val="both"/>
        <w:rPr/>
      </w:pPr>
      <w:ins w:id="140" w:author="Unknown Author" w:date="2021-12-09T12:13:00Z">
        <w:r>
          <w:rPr>
            <w:rFonts w:eastAsia="Noto Serif CJK SC" w:cs="Times New Roman" w:ascii="Times New Roman" w:hAnsi="Times New Roman"/>
            <w:b/>
            <w:bCs/>
            <w:color w:val="auto"/>
            <w:kern w:val="2"/>
            <w:sz w:val="24"/>
            <w:szCs w:val="24"/>
            <w:lang w:val="en-GB" w:eastAsia="zh-CN" w:bidi="hi-IN"/>
          </w:rPr>
          <w:tab/>
          <w:t>Research Instrument…………………………………………………………3</w:t>
        </w:r>
      </w:ins>
      <w:ins w:id="141" w:author="Unknown Author" w:date="2021-12-09T12:13:00Z">
        <w:r>
          <w:rPr>
            <w:rFonts w:eastAsia="Noto Serif CJK SC" w:cs="Times New Roman" w:ascii="Times New Roman" w:hAnsi="Times New Roman"/>
            <w:b/>
            <w:bCs/>
            <w:color w:val="auto"/>
            <w:kern w:val="2"/>
            <w:sz w:val="24"/>
            <w:szCs w:val="24"/>
            <w:lang w:val="en-GB" w:eastAsia="zh-CN" w:bidi="hi-IN"/>
          </w:rPr>
          <w:t>6</w:t>
        </w:r>
      </w:ins>
    </w:p>
    <w:p>
      <w:pPr>
        <w:pStyle w:val="Normal"/>
        <w:tabs>
          <w:tab w:val="clear" w:pos="709"/>
          <w:tab w:val="left" w:pos="460" w:leader="none"/>
        </w:tabs>
        <w:bidi w:val="0"/>
        <w:spacing w:lineRule="auto" w:line="480" w:before="0" w:after="40"/>
        <w:ind w:left="0" w:right="0" w:hanging="0"/>
        <w:jc w:val="both"/>
        <w:rPr/>
      </w:pPr>
      <w:ins w:id="143"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w:t>
        </w:r>
      </w:ins>
      <w:ins w:id="144" w:author="Unknown Author" w:date="2021-12-09T12:13:00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both"/>
        <w:rPr/>
      </w:pPr>
      <w:ins w:id="146" w:author="Unknown Author" w:date="2021-12-09T12:13:00Z">
        <w:r>
          <w:rPr>
            <w:rFonts w:eastAsia="Noto Serif CJK SC" w:cs="Times New Roman" w:ascii="Times New Roman" w:hAnsi="Times New Roman"/>
            <w:b/>
            <w:bCs/>
            <w:color w:val="auto"/>
            <w:kern w:val="2"/>
            <w:sz w:val="24"/>
            <w:szCs w:val="24"/>
            <w:lang w:val="en-GB" w:eastAsia="zh-CN" w:bidi="hi-IN"/>
          </w:rPr>
          <w:tab/>
        </w:r>
      </w:ins>
      <w:ins w:id="147" w:author="Unknown Author" w:date="2021-12-09T12:13:00Z">
        <w:bookmarkStart w:id="0" w:name="__DdeLink__5791_4187845732"/>
        <w:r>
          <w:rPr>
            <w:rFonts w:eastAsia="Noto Serif CJK SC" w:cs="Times New Roman" w:ascii="Times New Roman" w:hAnsi="Times New Roman"/>
            <w:b/>
            <w:bCs/>
            <w:color w:val="auto"/>
            <w:kern w:val="2"/>
            <w:sz w:val="24"/>
            <w:szCs w:val="24"/>
            <w:lang w:val="en-GB" w:eastAsia="zh-CN" w:bidi="hi-IN"/>
          </w:rPr>
          <w:t>Ethical Consideration………………………………………………………...</w:t>
        </w:r>
      </w:ins>
      <w:ins w:id="148" w:author="Unknown Author" w:date="2021-12-09T12:13:00Z">
        <w:bookmarkEnd w:id="0"/>
        <w:r>
          <w:rPr>
            <w:rFonts w:eastAsia="Noto Serif CJK SC" w:cs="Times New Roman" w:ascii="Times New Roman" w:hAnsi="Times New Roman"/>
            <w:b/>
            <w:bCs/>
            <w:color w:val="auto"/>
            <w:kern w:val="2"/>
            <w:sz w:val="24"/>
            <w:szCs w:val="24"/>
            <w:lang w:val="en-GB" w:eastAsia="zh-CN" w:bidi="hi-IN"/>
          </w:rPr>
          <w:t>39</w:t>
        </w:r>
      </w:ins>
    </w:p>
    <w:p>
      <w:pPr>
        <w:pStyle w:val="Normal"/>
        <w:tabs>
          <w:tab w:val="clear" w:pos="709"/>
          <w:tab w:val="left" w:pos="460" w:leader="none"/>
        </w:tabs>
        <w:bidi w:val="0"/>
        <w:spacing w:lineRule="auto" w:line="480" w:before="0" w:after="40"/>
        <w:ind w:left="0" w:right="0" w:hanging="0"/>
        <w:jc w:val="both"/>
        <w:rPr/>
      </w:pPr>
      <w:ins w:id="150" w:author="Unknown Author" w:date="2021-12-09T12:13:00Z">
        <w:r>
          <w:rPr>
            <w:rFonts w:eastAsia="Noto Serif CJK SC" w:cs="Times New Roman" w:ascii="Times New Roman" w:hAnsi="Times New Roman"/>
            <w:b/>
            <w:bCs/>
            <w:color w:val="auto"/>
            <w:kern w:val="2"/>
            <w:sz w:val="24"/>
            <w:szCs w:val="24"/>
            <w:lang w:val="en-GB" w:eastAsia="zh-CN" w:bidi="hi-IN"/>
          </w:rPr>
          <w:tab/>
          <w:t>Data Analysis………..………………………………………………………...</w:t>
        </w:r>
      </w:ins>
      <w:ins w:id="151" w:author="Unknown Author" w:date="2021-12-09T12:13:00Z">
        <w:r>
          <w:rPr>
            <w:rFonts w:eastAsia="Noto Serif CJK SC" w:cs="Times New Roman" w:ascii="Times New Roman" w:hAnsi="Times New Roman"/>
            <w:b/>
            <w:bCs/>
            <w:color w:val="auto"/>
            <w:kern w:val="2"/>
            <w:sz w:val="24"/>
            <w:szCs w:val="24"/>
            <w:lang w:val="en-GB" w:eastAsia="zh-CN" w:bidi="hi-IN"/>
          </w:rPr>
          <w:t>39</w:t>
        </w:r>
      </w:ins>
    </w:p>
    <w:p>
      <w:pPr>
        <w:pStyle w:val="Normal"/>
        <w:tabs>
          <w:tab w:val="clear" w:pos="709"/>
          <w:tab w:val="left" w:pos="460" w:leader="none"/>
        </w:tabs>
        <w:bidi w:val="0"/>
        <w:spacing w:lineRule="auto" w:line="480" w:before="0" w:after="40"/>
        <w:ind w:left="0" w:right="0" w:hanging="0"/>
        <w:jc w:val="both"/>
        <w:rPr/>
      </w:pPr>
      <w:ins w:id="153"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w:t>
        </w:r>
      </w:ins>
      <w:ins w:id="154" w:author="Unknown Author" w:date="2021-12-09T12:13:00Z">
        <w:r>
          <w:rPr>
            <w:rFonts w:eastAsia="Noto Serif CJK SC" w:cs="Times New Roman" w:ascii="Times New Roman" w:hAnsi="Times New Roman"/>
            <w:b/>
            <w:bCs/>
            <w:color w:val="auto"/>
            <w:kern w:val="2"/>
            <w:sz w:val="24"/>
            <w:szCs w:val="24"/>
            <w:lang w:val="en-GB" w:eastAsia="zh-CN" w:bidi="hi-IN"/>
          </w:rPr>
          <w:t>1</w:t>
        </w:r>
      </w:ins>
    </w:p>
    <w:p>
      <w:pPr>
        <w:pStyle w:val="Normal"/>
        <w:tabs>
          <w:tab w:val="clear" w:pos="709"/>
          <w:tab w:val="left" w:pos="460" w:leader="none"/>
        </w:tabs>
        <w:bidi w:val="0"/>
        <w:spacing w:lineRule="auto" w:line="480" w:before="0" w:after="40"/>
        <w:ind w:left="0" w:right="0" w:hanging="0"/>
        <w:jc w:val="both"/>
        <w:rPr>
          <w:b/>
          <w:b/>
          <w:bCs/>
          <w:ins w:id="157" w:author="Unknown Author" w:date="2021-12-09T12:13:00Z"/>
        </w:rPr>
      </w:pPr>
      <w:ins w:id="156" w:author="Unknown Author" w:date="2021-12-09T12:13:00Z">
        <w:r>
          <w:rPr>
            <w:rFonts w:eastAsia="Noto Serif CJK SC" w:cs="Times New Roman" w:ascii="Times New Roman" w:hAnsi="Times New Roman"/>
            <w:b/>
            <w:bCs/>
            <w:color w:val="auto"/>
            <w:kern w:val="2"/>
            <w:sz w:val="24"/>
            <w:szCs w:val="24"/>
            <w:lang w:val="en-GB" w:eastAsia="zh-CN" w:bidi="hi-IN"/>
          </w:rPr>
          <w:t>CHAPTER 4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160" w:author="Unknown Author" w:date="2021-12-09T12:13:00Z"/>
        </w:rPr>
      </w:pPr>
      <w:ins w:id="158" w:author="Unknown Author" w:date="2021-12-09T12:13:00Z">
        <w:r>
          <w:rPr>
            <w:rFonts w:eastAsia="Noto Serif CJK SC" w:cs="Times New Roman" w:ascii="Times New Roman" w:hAnsi="Times New Roman"/>
            <w:b/>
            <w:bCs/>
            <w:color w:val="auto"/>
            <w:kern w:val="2"/>
            <w:sz w:val="24"/>
            <w:szCs w:val="24"/>
            <w:lang w:val="en-GB" w:eastAsia="zh-CN" w:bidi="hi-IN"/>
          </w:rPr>
          <w:tab/>
          <w:t>Introduction…………………………………………………………………..4</w:t>
        </w:r>
      </w:ins>
      <w:ins w:id="159" w:author="Unknown Author" w:date="2021-12-09T12:13:00Z">
        <w:r>
          <w:rPr>
            <w:rFonts w:eastAsia="Noto Serif CJK SC" w:cs="Times New Roman" w:ascii="Times New Roman" w:hAnsi="Times New Roman"/>
            <w:b/>
            <w:bCs/>
            <w:color w:val="auto"/>
            <w:kern w:val="2"/>
            <w:sz w:val="24"/>
            <w:szCs w:val="24"/>
            <w:lang w:val="en-GB" w:eastAsia="zh-CN" w:bidi="hi-IN"/>
          </w:rPr>
          <w:t>9</w:t>
        </w:r>
      </w:ins>
    </w:p>
    <w:p>
      <w:pPr>
        <w:pStyle w:val="Normal"/>
        <w:tabs>
          <w:tab w:val="clear" w:pos="709"/>
          <w:tab w:val="left" w:pos="460" w:leader="none"/>
        </w:tabs>
        <w:bidi w:val="0"/>
        <w:spacing w:lineRule="auto" w:line="480" w:before="0" w:after="40"/>
        <w:ind w:left="0" w:right="0" w:hanging="0"/>
        <w:jc w:val="both"/>
        <w:rPr>
          <w:b/>
          <w:b/>
          <w:bCs/>
          <w:ins w:id="163" w:author="Unknown Author" w:date="2021-12-09T12:13:00Z"/>
        </w:rPr>
      </w:pPr>
      <w:ins w:id="161"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Profile………………………………………………………….4</w:t>
        </w:r>
      </w:ins>
      <w:ins w:id="162" w:author="Unknown Author" w:date="2021-12-09T12:13:00Z">
        <w:r>
          <w:rPr>
            <w:rFonts w:eastAsia="Noto Serif CJK SC" w:cs="Times New Roman" w:ascii="Times New Roman" w:hAnsi="Times New Roman"/>
            <w:b/>
            <w:bCs/>
            <w:color w:val="auto"/>
            <w:kern w:val="2"/>
            <w:sz w:val="24"/>
            <w:szCs w:val="24"/>
            <w:lang w:val="en-GB" w:eastAsia="zh-CN" w:bidi="hi-IN"/>
          </w:rPr>
          <w:t>9</w:t>
        </w:r>
      </w:ins>
    </w:p>
    <w:p>
      <w:pPr>
        <w:pStyle w:val="Normal"/>
        <w:tabs>
          <w:tab w:val="clear" w:pos="709"/>
          <w:tab w:val="left" w:pos="460" w:leader="none"/>
        </w:tabs>
        <w:bidi w:val="0"/>
        <w:spacing w:lineRule="auto" w:line="480" w:before="0" w:after="40"/>
        <w:ind w:left="0" w:right="0" w:hanging="0"/>
        <w:jc w:val="both"/>
        <w:rPr>
          <w:b/>
          <w:b/>
          <w:bCs/>
          <w:ins w:id="166" w:author="Unknown Author" w:date="2021-12-09T12:13:00Z"/>
        </w:rPr>
      </w:pPr>
      <w:ins w:id="164"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w:t>
        </w:r>
      </w:ins>
      <w:ins w:id="165" w:author="Unknown Author" w:date="2021-12-09T12:13:00Z">
        <w:r>
          <w:rPr>
            <w:rFonts w:eastAsia="Noto Serif CJK SC" w:cs="Times New Roman" w:ascii="Times New Roman" w:hAnsi="Times New Roman"/>
            <w:b/>
            <w:bCs/>
            <w:color w:val="auto"/>
            <w:kern w:val="2"/>
            <w:sz w:val="24"/>
            <w:szCs w:val="24"/>
            <w:lang w:val="en-GB" w:eastAsia="zh-CN" w:bidi="hi-IN"/>
          </w:rPr>
          <w:t>51</w:t>
        </w:r>
      </w:ins>
    </w:p>
    <w:p>
      <w:pPr>
        <w:pStyle w:val="Normal"/>
        <w:tabs>
          <w:tab w:val="clear" w:pos="709"/>
          <w:tab w:val="left" w:pos="460" w:leader="none"/>
        </w:tabs>
        <w:bidi w:val="0"/>
        <w:spacing w:lineRule="auto" w:line="480" w:before="0" w:after="40"/>
        <w:ind w:left="0" w:right="0" w:hanging="0"/>
        <w:jc w:val="both"/>
        <w:rPr>
          <w:b/>
          <w:b/>
          <w:bCs/>
          <w:ins w:id="169" w:author="Unknown Author" w:date="2021-12-09T12:13:00Z"/>
        </w:rPr>
      </w:pPr>
      <w:ins w:id="167"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Significance……………………………………………….7</w:t>
        </w:r>
      </w:ins>
      <w:ins w:id="168" w:author="Unknown Author" w:date="2021-12-09T12:13:00Z">
        <w:r>
          <w:rPr>
            <w:rFonts w:eastAsia="Noto Serif CJK SC" w:cs="Times New Roman" w:ascii="Times New Roman" w:hAnsi="Times New Roman"/>
            <w:b/>
            <w:bCs/>
            <w:color w:val="auto"/>
            <w:kern w:val="2"/>
            <w:sz w:val="24"/>
            <w:szCs w:val="24"/>
            <w:lang w:val="en-GB" w:eastAsia="zh-CN" w:bidi="hi-IN"/>
          </w:rPr>
          <w:t>6</w:t>
        </w:r>
      </w:ins>
    </w:p>
    <w:p>
      <w:pPr>
        <w:pStyle w:val="Normal"/>
        <w:tabs>
          <w:tab w:val="clear" w:pos="709"/>
          <w:tab w:val="left" w:pos="460" w:leader="none"/>
        </w:tabs>
        <w:bidi w:val="0"/>
        <w:spacing w:lineRule="auto" w:line="480" w:before="0" w:after="40"/>
        <w:ind w:left="0" w:right="0" w:hanging="0"/>
        <w:jc w:val="left"/>
        <w:rPr>
          <w:b/>
          <w:b/>
          <w:bCs/>
          <w:ins w:id="171" w:author="Unknown Author" w:date="2021-12-09T12:13:00Z"/>
        </w:rPr>
      </w:pPr>
      <w:ins w:id="170" w:author="Unknown Author" w:date="2021-12-09T12:13:00Z">
        <w:r>
          <w:rPr>
            <w:rFonts w:eastAsia="Noto Serif CJK SC" w:cs="Times New Roman" w:ascii="Times New Roman" w:hAnsi="Times New Roman"/>
            <w:b/>
            <w:bCs/>
            <w:color w:val="auto"/>
            <w:kern w:val="2"/>
            <w:sz w:val="24"/>
            <w:szCs w:val="24"/>
            <w:lang w:val="en-GB" w:eastAsia="zh-CN" w:bidi="hi-IN"/>
          </w:rPr>
          <w:t>CHAPTER 5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174" w:author="Unknown Author" w:date="2021-12-09T12:13:00Z"/>
        </w:rPr>
      </w:pPr>
      <w:ins w:id="172" w:author="Unknown Author" w:date="2021-12-09T12:13:00Z">
        <w:r>
          <w:rPr>
            <w:rFonts w:eastAsia="Noto Serif CJK SC" w:cs="Times New Roman" w:ascii="Times New Roman" w:hAnsi="Times New Roman"/>
            <w:b/>
            <w:bCs/>
            <w:color w:val="auto"/>
            <w:kern w:val="2"/>
            <w:sz w:val="24"/>
            <w:szCs w:val="24"/>
            <w:lang w:val="en-GB" w:eastAsia="zh-CN" w:bidi="hi-IN"/>
          </w:rPr>
          <w:tab/>
          <w:t>Introduction………………………………………………………………….8</w:t>
        </w:r>
      </w:ins>
      <w:ins w:id="173" w:author="Unknown Author" w:date="2021-12-09T12:13:00Z">
        <w:r>
          <w:rPr>
            <w:rFonts w:eastAsia="Noto Serif CJK SC" w:cs="Times New Roman" w:ascii="Times New Roman" w:hAnsi="Times New Roman"/>
            <w:b/>
            <w:bCs/>
            <w:color w:val="auto"/>
            <w:kern w:val="2"/>
            <w:sz w:val="24"/>
            <w:szCs w:val="24"/>
            <w:lang w:val="en-GB" w:eastAsia="zh-CN" w:bidi="hi-IN"/>
          </w:rPr>
          <w:t>4</w:t>
        </w:r>
      </w:ins>
    </w:p>
    <w:p>
      <w:pPr>
        <w:pStyle w:val="Normal"/>
        <w:tabs>
          <w:tab w:val="clear" w:pos="709"/>
          <w:tab w:val="left" w:pos="460" w:leader="none"/>
        </w:tabs>
        <w:bidi w:val="0"/>
        <w:spacing w:lineRule="auto" w:line="480" w:before="0" w:after="40"/>
        <w:ind w:left="0" w:right="0" w:hanging="0"/>
        <w:jc w:val="left"/>
        <w:rPr>
          <w:b/>
          <w:b/>
          <w:bCs/>
          <w:ins w:id="177" w:author="Unknown Author" w:date="2021-12-09T12:13:00Z"/>
        </w:rPr>
      </w:pPr>
      <w:ins w:id="175"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w:t>
        </w:r>
      </w:ins>
      <w:ins w:id="176" w:author="Unknown Author" w:date="2021-12-09T12:13:00Z">
        <w:r>
          <w:rPr>
            <w:rFonts w:eastAsia="Noto Serif CJK SC" w:cs="Times New Roman" w:ascii="Times New Roman" w:hAnsi="Times New Roman"/>
            <w:b/>
            <w:bCs/>
            <w:color w:val="auto"/>
            <w:kern w:val="2"/>
            <w:sz w:val="24"/>
            <w:szCs w:val="24"/>
            <w:lang w:val="en-GB" w:eastAsia="zh-CN" w:bidi="hi-IN"/>
          </w:rPr>
          <w:t>4</w:t>
        </w:r>
      </w:ins>
    </w:p>
    <w:p>
      <w:pPr>
        <w:pStyle w:val="Normal"/>
        <w:tabs>
          <w:tab w:val="clear" w:pos="709"/>
          <w:tab w:val="left" w:pos="460" w:leader="none"/>
        </w:tabs>
        <w:bidi w:val="0"/>
        <w:spacing w:lineRule="auto" w:line="480" w:before="0" w:after="40"/>
        <w:ind w:left="0" w:right="0" w:hanging="0"/>
        <w:jc w:val="left"/>
        <w:rPr>
          <w:b/>
          <w:b/>
          <w:bCs/>
          <w:ins w:id="180" w:author="Unknown Author" w:date="2021-12-09T12:13:00Z"/>
        </w:rPr>
      </w:pPr>
      <w:ins w:id="178" w:author="Unknown Author" w:date="2021-12-09T12:13:00Z">
        <w:r>
          <w:rPr>
            <w:rFonts w:eastAsia="Noto Serif CJK SC" w:cs="Times New Roman" w:ascii="Times New Roman" w:hAnsi="Times New Roman"/>
            <w:b/>
            <w:bCs/>
            <w:color w:val="auto"/>
            <w:kern w:val="2"/>
            <w:sz w:val="24"/>
            <w:szCs w:val="24"/>
            <w:lang w:val="en-GB" w:eastAsia="zh-CN" w:bidi="hi-IN"/>
          </w:rPr>
          <w:tab/>
          <w:t>Conclusion…………………………………………………….……………...8</w:t>
        </w:r>
      </w:ins>
      <w:ins w:id="179" w:author="Unknown Author" w:date="2021-12-09T12:13:00Z">
        <w:r>
          <w:rPr>
            <w:rFonts w:eastAsia="Noto Serif CJK SC" w:cs="Times New Roman" w:ascii="Times New Roman" w:hAnsi="Times New Roman"/>
            <w:b/>
            <w:bCs/>
            <w:color w:val="auto"/>
            <w:kern w:val="2"/>
            <w:sz w:val="24"/>
            <w:szCs w:val="24"/>
            <w:lang w:val="en-GB" w:eastAsia="zh-CN" w:bidi="hi-IN"/>
          </w:rPr>
          <w:t>6</w:t>
        </w:r>
      </w:ins>
    </w:p>
    <w:p>
      <w:pPr>
        <w:pStyle w:val="Normal"/>
        <w:tabs>
          <w:tab w:val="clear" w:pos="709"/>
          <w:tab w:val="left" w:pos="460" w:leader="none"/>
        </w:tabs>
        <w:bidi w:val="0"/>
        <w:spacing w:lineRule="auto" w:line="480" w:before="0" w:after="40"/>
        <w:ind w:left="0" w:right="0" w:hanging="0"/>
        <w:jc w:val="left"/>
        <w:rPr>
          <w:b/>
          <w:b/>
          <w:bCs/>
          <w:ins w:id="183" w:author="Unknown Author" w:date="2021-12-09T12:13:00Z"/>
        </w:rPr>
      </w:pPr>
      <w:ins w:id="181" w:author="Unknown Author" w:date="2021-12-09T12:13:00Z">
        <w:r>
          <w:rPr>
            <w:rFonts w:eastAsia="Noto Serif CJK SC" w:cs="Times New Roman" w:ascii="Times New Roman" w:hAnsi="Times New Roman"/>
            <w:b/>
            <w:bCs/>
            <w:color w:val="auto"/>
            <w:kern w:val="2"/>
            <w:sz w:val="24"/>
            <w:szCs w:val="24"/>
            <w:lang w:val="en-GB" w:eastAsia="zh-CN" w:bidi="hi-IN"/>
          </w:rPr>
          <w:tab/>
          <w:t>Recommendation……………………………………….……………………8</w:t>
        </w:r>
      </w:ins>
      <w:ins w:id="182" w:author="Unknown Author" w:date="2021-12-09T12:13: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left"/>
        <w:rPr>
          <w:b/>
          <w:b/>
          <w:bCs/>
          <w:ins w:id="186" w:author="Unknown Author" w:date="2021-12-09T12:13:00Z"/>
        </w:rPr>
      </w:pPr>
      <w:ins w:id="184" w:author="Unknown Author" w:date="2021-12-09T12:13:00Z">
        <w:r>
          <w:rPr>
            <w:rFonts w:eastAsia="Noto Serif CJK SC" w:cs="Times New Roman" w:ascii="Times New Roman" w:hAnsi="Times New Roman"/>
            <w:b/>
            <w:bCs/>
            <w:color w:val="auto"/>
            <w:kern w:val="2"/>
            <w:sz w:val="24"/>
            <w:szCs w:val="24"/>
            <w:lang w:val="en-GB" w:eastAsia="zh-CN" w:bidi="hi-IN"/>
          </w:rPr>
          <w:t>LIST OF REFERENCES……………………………..…..………………………</w:t>
        </w:r>
      </w:ins>
      <w:ins w:id="185" w:author="Unknown Author" w:date="2021-12-09T12:13:00Z">
        <w:r>
          <w:rPr>
            <w:rFonts w:eastAsia="Noto Serif CJK SC" w:cs="Times New Roman" w:ascii="Times New Roman" w:hAnsi="Times New Roman"/>
            <w:b/>
            <w:bCs/>
            <w:color w:val="auto"/>
            <w:kern w:val="2"/>
            <w:sz w:val="24"/>
            <w:szCs w:val="24"/>
            <w:lang w:val="en-GB" w:eastAsia="zh-CN" w:bidi="hi-IN"/>
          </w:rPr>
          <w:t>90</w:t>
        </w:r>
      </w:ins>
    </w:p>
    <w:p>
      <w:pPr>
        <w:pStyle w:val="Normal"/>
        <w:tabs>
          <w:tab w:val="clear" w:pos="709"/>
          <w:tab w:val="left" w:pos="460" w:leader="none"/>
        </w:tabs>
        <w:bidi w:val="0"/>
        <w:spacing w:lineRule="auto" w:line="480" w:before="0" w:after="40"/>
        <w:ind w:left="0" w:right="0" w:hanging="0"/>
        <w:jc w:val="left"/>
        <w:rPr>
          <w:b/>
          <w:b/>
          <w:bCs/>
          <w:ins w:id="189" w:author="Unknown Author" w:date="2021-12-09T12:13:00Z"/>
        </w:rPr>
      </w:pPr>
      <w:ins w:id="187" w:author="Unknown Author" w:date="2021-12-09T12:13:00Z">
        <w:r>
          <w:rPr>
            <w:rFonts w:eastAsia="Noto Serif CJK SC" w:cs="Times New Roman" w:ascii="Times New Roman" w:hAnsi="Times New Roman"/>
            <w:b/>
            <w:bCs/>
            <w:color w:val="auto"/>
            <w:kern w:val="2"/>
            <w:sz w:val="24"/>
            <w:szCs w:val="24"/>
            <w:lang w:val="en-GB" w:eastAsia="zh-CN" w:bidi="hi-IN"/>
          </w:rPr>
          <w:t>SPECIMENS………………………………………………………………………</w:t>
        </w:r>
      </w:ins>
      <w:ins w:id="188" w:author="Unknown Author" w:date="2021-12-09T12:13:00Z">
        <w:r>
          <w:rPr>
            <w:rFonts w:eastAsia="Noto Serif CJK SC" w:cs="Times New Roman" w:ascii="Times New Roman" w:hAnsi="Times New Roman"/>
            <w:b/>
            <w:bCs/>
            <w:color w:val="auto"/>
            <w:kern w:val="2"/>
            <w:sz w:val="24"/>
            <w:szCs w:val="24"/>
            <w:lang w:val="en-GB" w:eastAsia="zh-CN" w:bidi="hi-IN"/>
          </w:rPr>
          <w:t>96</w:t>
        </w:r>
      </w:ins>
    </w:p>
    <w:p>
      <w:pPr>
        <w:pStyle w:val="Normal"/>
        <w:tabs>
          <w:tab w:val="clear" w:pos="709"/>
          <w:tab w:val="left" w:pos="460" w:leader="none"/>
        </w:tabs>
        <w:bidi w:val="0"/>
        <w:spacing w:lineRule="auto" w:line="480" w:before="0" w:after="40"/>
        <w:ind w:left="0" w:right="0" w:hanging="0"/>
        <w:jc w:val="left"/>
        <w:rPr>
          <w:b/>
          <w:b/>
          <w:bCs/>
          <w:ins w:id="192" w:author="Unknown Author" w:date="2021-12-09T12:13:00Z"/>
        </w:rPr>
      </w:pPr>
      <w:ins w:id="190" w:author="Unknown Author" w:date="2021-12-09T12:13:00Z">
        <w:r>
          <w:rPr>
            <w:rFonts w:eastAsia="Noto Serif CJK SC" w:cs="Times New Roman" w:ascii="Times New Roman" w:hAnsi="Times New Roman"/>
            <w:b/>
            <w:bCs/>
            <w:color w:val="auto"/>
            <w:kern w:val="2"/>
            <w:sz w:val="24"/>
            <w:szCs w:val="24"/>
            <w:lang w:val="en-GB" w:eastAsia="zh-CN" w:bidi="hi-IN"/>
          </w:rPr>
          <w:t>CURRICULUM VITAE…………………………………………………………..</w:t>
        </w:r>
      </w:ins>
      <w:ins w:id="191" w:author="Unknown Author" w:date="2021-12-09T12:13:00Z">
        <w:r>
          <w:rPr>
            <w:rFonts w:eastAsia="Noto Serif CJK SC" w:cs="Times New Roman" w:ascii="Times New Roman" w:hAnsi="Times New Roman"/>
            <w:b/>
            <w:bCs/>
            <w:color w:val="auto"/>
            <w:kern w:val="2"/>
            <w:sz w:val="24"/>
            <w:szCs w:val="24"/>
            <w:lang w:val="en-GB" w:eastAsia="zh-CN" w:bidi="hi-IN"/>
          </w:rPr>
          <w:t>98</w:t>
        </w:r>
      </w:ins>
    </w:p>
    <w:p>
      <w:pPr>
        <w:pStyle w:val="Normal"/>
        <w:tabs>
          <w:tab w:val="clear" w:pos="709"/>
          <w:tab w:val="left" w:pos="460" w:leader="none"/>
        </w:tabs>
        <w:bidi w:val="0"/>
        <w:spacing w:lineRule="auto" w:line="480" w:before="0" w:after="40"/>
        <w:ind w:left="0" w:right="0" w:hanging="0"/>
        <w:jc w:val="both"/>
        <w:rPr>
          <w:rFonts w:ascii="Times New Roman" w:hAnsi="Times New Roman" w:eastAsia="Noto Serif CJK SC" w:cs="Times New Roman"/>
          <w:b/>
          <w:b/>
          <w:bCs/>
          <w:color w:val="auto"/>
          <w:kern w:val="2"/>
          <w:sz w:val="24"/>
          <w:szCs w:val="24"/>
          <w:lang w:val="en-GB" w:eastAsia="zh-CN" w:bidi="hi-IN"/>
        </w:rPr>
      </w:pPr>
      <w:r>
        <w:rPr>
          <w:rFonts w:eastAsia="Noto Serif CJK SC" w:cs="Times New Roman" w:ascii="Times New Roman" w:hAnsi="Times New Roman"/>
          <w:b/>
          <w:bCs/>
          <w:color w:val="auto"/>
          <w:kern w:val="2"/>
          <w:sz w:val="24"/>
          <w:szCs w:val="24"/>
          <w:lang w:val="en-GB" w:eastAsia="zh-CN" w:bidi="hi-IN"/>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pPr>
      <w:del w:id="193" w:author="Unknown Author" w:date="2021-12-09T12:05:23Z">
        <w:r>
          <w:rPr/>
          <w:commentReference w:id="5"/>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96" w:author="Unknown Author" w:date="2021-12-06T11:40:31Z"/>
        </w:rPr>
      </w:pPr>
      <w:del w:id="195"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98" w:author="Unknown Author" w:date="2021-12-06T11:40:31Z"/>
        </w:rPr>
      </w:pPr>
      <w:del w:id="197"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00" w:author="Unknown Author" w:date="2021-12-06T11:40:31Z"/>
        </w:rPr>
      </w:pPr>
      <w:del w:id="199"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02" w:author="Unknown Author" w:date="2021-12-06T11:41:13Z"/>
        </w:rPr>
      </w:pPr>
      <w:del w:id="201"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04" w:author="Unknown Author" w:date="2021-12-06T11:41:13Z"/>
        </w:rPr>
      </w:pPr>
      <w:del w:id="203"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06" w:author="Unknown Author" w:date="2021-12-06T11:41:13Z"/>
        </w:rPr>
      </w:pPr>
      <w:del w:id="205"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08" w:author="Unknown Author" w:date="2021-12-06T11:36:27Z"/>
        </w:rPr>
      </w:pPr>
      <w:del w:id="207" w:author="Unknown Author" w:date="2021-12-06T11:36:27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rPr>
      </w:pPr>
      <w:del w:id="209" w:author="Unknown Author" w:date="2021-12-06T11:41:10Z">
        <w:r>
          <w:rPr>
            <w:rFonts w:ascii="Times New Roman" w:hAnsi="Times New Roman"/>
            <w:b/>
            <w:bCs/>
          </w:rPr>
          <w:delText>C</w:delText>
        </w:r>
      </w:del>
      <w:ins w:id="210" w:author="Unknown Author" w:date="2021-12-06T11:41:11Z">
        <w:r>
          <w:rPr>
            <w:rFonts w:ascii="Times New Roman" w:hAnsi="Times New Roman"/>
            <w:b/>
            <w:bCs/>
          </w:rPr>
          <w:t>C</w:t>
        </w:r>
      </w:ins>
      <w:r>
        <w:rPr>
          <w:rFonts w:ascii="Times New Roman" w:hAnsi="Times New Roman"/>
          <w:b/>
          <w:bCs/>
        </w:rPr>
        <w:t>HAPTER 1</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11"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213" w:author="Unknown Author" w:date="2021-12-06T11:57:13Z"/>
          <w:b/>
          <w:b/>
          <w:bCs/>
        </w:rPr>
      </w:pPr>
      <w:ins w:id="212" w:author="Unknown Author" w:date="2021-12-06T11:57:13Z">
        <w:r>
          <w:rPr>
            <w:rFonts w:ascii="Times New Roman" w:hAnsi="Times New Roman"/>
            <w:b/>
            <w:bCs/>
          </w:rPr>
        </w:r>
      </w:ins>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del w:id="215" w:author="Unknown Author" w:date="2021-12-06T11:57:00Z"/>
        </w:rPr>
      </w:pPr>
      <w:del w:id="214" w:author="Unknown Author" w:date="2021-12-04T13:34:11Z">
        <w:r>
          <w:rPr/>
          <w:commentReference w:id="6"/>
        </w:r>
      </w:del>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b w:val="false"/>
          <w:b w:val="false"/>
          <w:bCs w:val="false"/>
        </w:rPr>
      </w:pPr>
      <w:r>
        <w:rPr>
          <w:rFonts w:ascii="Times New Roman" w:hAnsi="Times New Roman"/>
          <w:b w:val="false"/>
          <w:bCs w:val="false"/>
        </w:rPr>
        <w:t>There’s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216"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217" w:author="Unknown Author" w:date="2021-12-06T11:57:20Z">
        <w:r>
          <w:rPr>
            <w:rFonts w:ascii="Times New Roman" w:hAnsi="Times New Roman"/>
            <w:b w:val="false"/>
            <w:bCs w:val="false"/>
          </w:rPr>
          <w:delText xml:space="preserve"> </w:delText>
        </w:r>
      </w:del>
      <w:ins w:id="218"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such as the place of this stud</w:t>
      </w:r>
      <w:bookmarkStart w:id="1" w:name="__DdeLink__1298_1680321003"/>
      <w:bookmarkEnd w:id="1"/>
      <w:r>
        <w:rPr>
          <w:rFonts w:ascii="Times New Roman" w:hAnsi="Times New Roman"/>
          <w:b w:val="false"/>
          <w:bCs w:val="false"/>
        </w:rPr>
        <w:t>y.</w:t>
      </w:r>
    </w:p>
    <w:p>
      <w:pPr>
        <w:pStyle w:val="Normal"/>
        <w:bidi w:val="0"/>
        <w:spacing w:lineRule="auto" w:line="480" w:before="0" w:after="113"/>
        <w:ind w:left="0" w:right="0" w:firstLine="720"/>
        <w:jc w:val="center"/>
        <w:rPr>
          <w:rFonts w:ascii="Times New Roman" w:hAnsi="Times New Roman"/>
          <w:b/>
          <w:b/>
          <w:bCs/>
        </w:rPr>
      </w:pPr>
      <w:r>
        <w:rPr>
          <w:rFonts w:ascii="Times New Roman" w:hAnsi="Times New Roman"/>
          <w:b/>
          <w:bCs/>
        </w:rPr>
        <w:t>BACKGROUND OF THE STUDY</w:t>
      </w:r>
    </w:p>
    <w:p>
      <w:pPr>
        <w:pStyle w:val="Normal"/>
        <w:bidi w:val="0"/>
        <w:spacing w:lineRule="auto" w:line="480" w:before="0" w:after="159"/>
        <w:ind w:left="0" w:right="0" w:firstLine="720"/>
        <w:jc w:val="both"/>
        <w:rPr>
          <w:rFonts w:ascii="Times New Roman" w:hAnsi="Times New Roman"/>
          <w:b/>
          <w:b/>
          <w:bCs/>
        </w:rPr>
      </w:pPr>
      <w:bookmarkStart w:id="2"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as 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219" w:author="Unknown Author" w:date="2021-12-04T13:34:21Z">
        <w:r>
          <w:rPr/>
          <w:commentReference w:id="7"/>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220" w:author="Unknown Author" w:date="2021-12-05T11:53:36Z">
        <w:r>
          <w:rPr>
            <w:rFonts w:ascii="Times New Roman" w:hAnsi="Times New Roman"/>
            <w:b w:val="false"/>
            <w:bCs w:val="false"/>
          </w:rPr>
          <w:delText xml:space="preserve"> (check) </w:delText>
        </w:r>
      </w:del>
      <w:ins w:id="221"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222"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224" w:author="Unknown Author" w:date="2021-12-06T11:41:51Z"/>
        </w:rPr>
      </w:pPr>
      <w:del w:id="223" w:author="Unknown Author" w:date="2021-12-06T11:41:51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val="false"/>
          <w:b w:val="false"/>
          <w:bCs w:val="false"/>
          <w:del w:id="226" w:author="Unknown Author" w:date="2021-12-06T11:41:51Z"/>
        </w:rPr>
      </w:pPr>
      <w:del w:id="225"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228" w:author="Unknown Author" w:date="2021-12-06T11:41:51Z"/>
        </w:rPr>
      </w:pPr>
      <w:del w:id="227"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30" w:author="Unknown Author" w:date="2021-12-09T12:26:24Z"/>
          <w:b/>
          <w:b/>
          <w:bCs/>
        </w:rPr>
      </w:pPr>
      <w:ins w:id="229" w:author="Unknown Author" w:date="2021-12-09T12:26:24Z">
        <w:r>
          <w:rPr>
            <w:rFonts w:ascii="Times New Roman" w:hAnsi="Times New Roman"/>
            <w:b/>
            <w:bCs/>
          </w:rPr>
        </w:r>
      </w:ins>
    </w:p>
    <w:p>
      <w:pPr>
        <w:pStyle w:val="Normal"/>
        <w:bidi w:val="0"/>
        <w:spacing w:lineRule="auto" w:line="480" w:before="0" w:after="159"/>
        <w:ind w:left="0" w:right="0" w:firstLine="720"/>
        <w:jc w:val="center"/>
        <w:rPr>
          <w:rFonts w:ascii="Times New Roman" w:hAnsi="Times New Roman"/>
          <w:b/>
          <w:b/>
          <w:bCs/>
        </w:rPr>
      </w:pPr>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3" w:name="__DdeLink__1314_1680321003"/>
      <w:r>
        <w:rPr>
          <w:rFonts w:ascii="Times New Roman" w:hAnsi="Times New Roman"/>
          <w:b w:val="false"/>
          <w:bCs w:val="false"/>
        </w:rPr>
        <w:t>Is there any significant difference between the control group and the preceding test?</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4" w:name="__DdeLink__1312_1680321003"/>
      <w:r>
        <w:rPr>
          <w:rFonts w:ascii="Times New Roman" w:hAnsi="Times New Roman"/>
          <w:b w:val="false"/>
          <w:bCs w:val="false"/>
        </w:rPr>
        <w:t xml:space="preserve"> Does the difference between control group and the preceding test statistically significant?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5" w:name="__DdeLink__1316_1680321003"/>
      <w:r>
        <w:rPr>
          <w:rFonts w:ascii="Times New Roman" w:hAnsi="Times New Roman"/>
          <w:b w:val="false"/>
          <w:bCs w:val="false"/>
        </w:rPr>
        <w:t xml:space="preserve">Does Google Meet's performance drop below acceptable efficacy? </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6" w:name="__DdeLink__1318_1680321003"/>
      <w:r>
        <w:rPr>
          <w:rFonts w:ascii="Times New Roman" w:hAnsi="Times New Roman"/>
          <w:b w:val="false"/>
          <w:bCs w:val="false"/>
        </w:rPr>
        <w:t>Did the independent variables influence Google Meet's performance equally or skewed?</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7" w:name="__DdeLink__1320_1680321003"/>
      <w:r>
        <w:rPr>
          <w:rFonts w:ascii="Times New Roman" w:hAnsi="Times New Roman"/>
          <w:b w:val="false"/>
          <w:bCs w:val="false"/>
        </w:rPr>
        <w:t xml:space="preserve">How Δ in latency affect Google Meet's performance? </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8" w:name="__DdeLink__1322_1680321003"/>
      <w:r>
        <w:rPr>
          <w:rFonts w:ascii="Times New Roman" w:hAnsi="Times New Roman"/>
          <w:b w:val="false"/>
          <w:bCs w:val="false"/>
        </w:rPr>
        <w:t>What are the negative impact of slow internet speed and high latency experimentation in Google Meet?</w:t>
      </w:r>
      <w:bookmarkEnd w:id="8"/>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9" w:name="__DdeLink__1324_1680321003"/>
      <w:r>
        <w:rPr>
          <w:rFonts w:ascii="Times New Roman" w:hAnsi="Times New Roman"/>
          <w:b w:val="false"/>
          <w:bCs w:val="false"/>
        </w:rPr>
        <w:t>Does purposely slowing down internet speed would save data whilst maintaining a usable Google Meet experience?</w:t>
      </w:r>
      <w:bookmarkEnd w:id="9"/>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232" w:author="Unknown Author" w:date="2021-12-06T11:57:32Z"/>
          <w:b w:val="false"/>
          <w:b w:val="false"/>
          <w:bCs w:val="false"/>
        </w:rPr>
      </w:pPr>
      <w:ins w:id="231"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234" w:author="Unknown Author" w:date="2021-12-06T11:57:32Z"/>
          <w:b w:val="false"/>
          <w:b w:val="false"/>
          <w:bCs w:val="false"/>
        </w:rPr>
      </w:pPr>
      <w:ins w:id="233"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b/>
          <w:bCs/>
          <w:del w:id="236" w:author="Unknown Author" w:date="2021-12-06T11:44:24Z"/>
        </w:rPr>
      </w:pPr>
      <w:del w:id="235"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38" w:author="Unknown Author" w:date="2021-12-06T11:44:24Z"/>
        </w:rPr>
      </w:pPr>
      <w:del w:id="237"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40" w:author="Unknown Author" w:date="2021-12-06T11:41:56Z"/>
        </w:rPr>
      </w:pPr>
      <w:del w:id="239" w:author="Unknown Author" w:date="2021-12-06T11:41:56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SCOPE AND DELIMITATION OF THE STUDY</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posOffset>1383665</wp:posOffset>
            </wp:positionH>
            <wp:positionV relativeFrom="paragraph">
              <wp:posOffset>-163830</wp:posOffset>
            </wp:positionV>
            <wp:extent cx="3329305" cy="235394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242" w:author="Unknown Author" w:date="2021-12-06T11:43:20Z"/>
        </w:rPr>
      </w:pPr>
      <w:del w:id="241" w:author="Unknown Author" w:date="2021-12-06T11:43:20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ins w:id="243" w:author="Unknown Author" w:date="2021-12-06T11:44:32Z">
        <w:r>
          <w:rPr>
            <w:rFonts w:ascii="Times New Roman" w:hAnsi="Times New Roman"/>
            <w:b w:val="false"/>
            <w:bCs w:val="false"/>
            <w:sz w:val="16"/>
          </w:rPr>
          <w:tab/>
          <w:tab/>
          <w:tab/>
        </w:r>
      </w:ins>
      <w:r>
        <w:rPr>
          <w:rFonts w:ascii="Times New Roman" w:hAnsi="Times New Roman"/>
          <w:b w:val="false"/>
          <w:bCs w:val="false"/>
          <w:i w:val="false"/>
          <w:iCs w:val="false"/>
          <w:sz w:val="16"/>
          <w:rPrChange w:id="0" w:author="Unknown Author" w:date="2021-12-10T10:48:51Z"/>
        </w:rPr>
        <w:t>(</w:t>
      </w:r>
      <w:ins w:id="245" w:author="Unknown Author" w:date="2021-12-10T10:48:35Z">
        <w:r>
          <w:rPr>
            <w:rFonts w:ascii="Times New Roman" w:hAnsi="Times New Roman"/>
            <w:b w:val="false"/>
            <w:bCs w:val="false"/>
            <w:i w:val="false"/>
            <w:iCs w:val="false"/>
            <w:sz w:val="16"/>
          </w:rPr>
          <w:t xml:space="preserve">fig1: </w:t>
        </w:r>
      </w:ins>
      <w:r>
        <w:rPr>
          <w:rFonts w:ascii="Times New Roman" w:hAnsi="Times New Roman"/>
          <w:b w:val="false"/>
          <w:bCs w:val="false"/>
          <w:i w:val="false"/>
          <w:iCs w:val="false"/>
          <w:sz w:val="16"/>
          <w:rPrChange w:id="0" w:author="Unknown Author" w:date="2021-12-10T10:48:51Z"/>
        </w:rPr>
        <w:t>LAN Visualization of the Experiment)</w:t>
      </w:r>
    </w:p>
    <w:p>
      <w:pPr>
        <w:pStyle w:val="Normal"/>
        <w:bidi w:val="0"/>
        <w:spacing w:lineRule="auto" w:line="480" w:before="0" w:after="159"/>
        <w:ind w:left="0" w:right="0" w:hanging="0"/>
        <w:jc w:val="both"/>
        <w:rPr>
          <w:rFonts w:ascii="Times New Roman" w:hAnsi="Times New Roman"/>
          <w:b/>
          <w:b/>
          <w:bCs/>
          <w:del w:id="250" w:author="Unknown Author" w:date="2021-12-06T11:43:27Z"/>
        </w:rPr>
      </w:pPr>
      <w:del w:id="247" w:author="Unknown Author" w:date="2021-12-06T11:43:02Z">
        <w:r>
          <w:rPr>
            <w:rFonts w:ascii="Times New Roman" w:hAnsi="Times New Roman"/>
            <w:b w:val="false"/>
            <w:bCs w:val="false"/>
          </w:rPr>
          <w:tab/>
        </w:r>
      </w:del>
      <w:ins w:id="248" w:author="Unknown Author" w:date="2021-12-06T11:43:06Z">
        <w:r>
          <w:rPr>
            <w:rFonts w:ascii="Times New Roman" w:hAnsi="Times New Roman"/>
            <w:b w:val="false"/>
            <w:bCs w:val="false"/>
          </w:rPr>
          <w:tab/>
        </w:r>
      </w:ins>
      <w:bookmarkStart w:id="10"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249" w:author="Unknown Author" w:date="2021-12-06T11:43:27Z">
        <w:bookmarkEnd w:id="10"/>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251"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252" w:author="Unknown Author" w:date="2021-12-06T11:42:53Z">
        <w:r>
          <w:rPr>
            <w:rFonts w:ascii="Times New Roman" w:hAnsi="Times New Roman"/>
            <w:b w:val="false"/>
            <w:bCs w:val="false"/>
          </w:rPr>
          <w:delText xml:space="preserve"> </w:delText>
        </w:r>
      </w:del>
      <w:ins w:id="253"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1" w:name="__DdeLink__1328_1680321003"/>
      <w:r>
        <w:rPr>
          <w:rFonts w:ascii="Times New Roman" w:hAnsi="Times New Roman"/>
          <w:b w:val="false"/>
          <w:bCs w:val="false"/>
        </w:rPr>
        <w:t>The main goal of the study is to find out the performance of Google Meet across different internet conditions.</w:t>
      </w:r>
      <w:bookmarkEnd w:id="11"/>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Create a baseline rubric for determining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254"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256" w:author="Unknown Author" w:date="2021-12-06T11:42:07Z"/>
          <w:b w:val="false"/>
          <w:b w:val="false"/>
          <w:bCs w:val="false"/>
        </w:rPr>
      </w:pPr>
      <w:ins w:id="255" w:author="Unknown Author" w:date="2021-12-06T11:42:07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SIGNIFICANCE OF THE STUDY</w:t>
      </w:r>
    </w:p>
    <w:p>
      <w:pPr>
        <w:pStyle w:val="Normal"/>
        <w:bidi w:val="0"/>
        <w:spacing w:lineRule="auto" w:line="480" w:before="0" w:after="159"/>
        <w:ind w:left="0" w:right="0" w:firstLine="720"/>
        <w:jc w:val="both"/>
        <w:rPr>
          <w:rFonts w:ascii="Times New Roman" w:hAnsi="Times New Roman"/>
          <w:b w:val="false"/>
          <w:b w:val="false"/>
          <w:bCs w:val="false"/>
          <w:del w:id="258" w:author="Unknown Author" w:date="2021-12-06T11:57:59Z"/>
        </w:rPr>
      </w:pPr>
      <w:del w:id="257" w:author="Unknown Author" w:date="2021-12-06T11:57:59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60" w:author="Unknown Author" w:date="2021-12-06T11:58:01Z"/>
          <w:b w:val="false"/>
          <w:b w:val="false"/>
          <w:bCs w:val="false"/>
        </w:rPr>
      </w:pPr>
      <w:ins w:id="259" w:author="Unknown Author" w:date="2021-12-06T11:58:01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bookmarkStart w:id="12" w:name="__DdeLink__1330_1680321003"/>
      <w:r>
        <w:rPr>
          <w:rFonts w:ascii="Times New Roman" w:hAnsi="Times New Roman"/>
          <w:b w:val="false"/>
          <w:bCs w:val="false"/>
        </w:rPr>
        <w:t>1. Faculty members- The research would benefit the school administration as this study would give them insights on how Google Meet performs across different internet conditions. Which would them to create redundant plans to mitigate reception issues.</w:t>
      </w:r>
      <w:bookmarkEnd w:id="1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Students- Tweaking different settings in Google Meet, students would gain very valuable information on how to adapt and tackle connectivity issues on the platform.</w:t>
      </w:r>
    </w:p>
    <w:p>
      <w:pPr>
        <w:pStyle w:val="Normal"/>
        <w:bidi w:val="0"/>
        <w:spacing w:lineRule="auto" w:line="480" w:before="0" w:after="159"/>
        <w:ind w:left="0" w:right="0" w:firstLine="720"/>
        <w:jc w:val="both"/>
        <w:rPr>
          <w:rFonts w:ascii="Times New Roman" w:hAnsi="Times New Roman"/>
          <w:b/>
          <w:b/>
          <w:bCs/>
        </w:rPr>
      </w:pPr>
      <w:del w:id="261" w:author="Unknown Author" w:date="2021-12-04T12:00:15Z">
        <w:r>
          <w:rPr>
            <w:rFonts w:ascii="Times New Roman" w:hAnsi="Times New Roman"/>
            <w:b w:val="false"/>
            <w:bCs w:val="false"/>
          </w:rPr>
          <w:tab/>
        </w:r>
      </w:del>
      <w:r>
        <w:rPr>
          <w:rFonts w:ascii="Times New Roman" w:hAnsi="Times New Roman"/>
          <w:b w:val="false"/>
          <w:bCs w:val="false"/>
        </w:rPr>
        <w:t>3. Parents- Though they're not a first-hand user of Google Meet in this school, they can still gain valuable insight on how the platform used by their child works and how it performs on internet slowdowns.</w:t>
      </w:r>
    </w:p>
    <w:p>
      <w:pPr>
        <w:pStyle w:val="Normal"/>
        <w:bidi w:val="0"/>
        <w:spacing w:lineRule="auto" w:line="480" w:before="0" w:after="159"/>
        <w:ind w:left="0" w:right="0" w:firstLine="720"/>
        <w:jc w:val="both"/>
        <w:rPr>
          <w:rFonts w:ascii="Times New Roman" w:hAnsi="Times New Roman"/>
          <w:b/>
          <w:b/>
          <w:bCs/>
        </w:rPr>
      </w:pPr>
      <w:del w:id="262" w:author="Unknown Author" w:date="2021-12-04T12:00:17Z">
        <w:r>
          <w:rPr>
            <w:rFonts w:ascii="Times New Roman" w:hAnsi="Times New Roman"/>
            <w:b w:val="false"/>
            <w:bCs w:val="false"/>
          </w:rPr>
          <w:tab/>
        </w:r>
      </w:del>
      <w:r>
        <w:rPr>
          <w:rFonts w:ascii="Times New Roman" w:hAnsi="Times New Roman"/>
          <w:b w:val="false"/>
          <w:bCs w:val="false"/>
        </w:rPr>
        <w:t xml:space="preserve">4. School Administration- By sharing the results gained by this research, they can assemble and formulate time-sensitive actions on remote learning experience that is based on facts and data gathered.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center"/>
        <w:rPr>
          <w:rFonts w:ascii="Times New Roman" w:hAnsi="Times New Roman"/>
          <w:b/>
          <w:b/>
          <w:bCs/>
          <w:del w:id="264" w:author="Unknown Author" w:date="2021-12-06T11:45:29Z"/>
        </w:rPr>
      </w:pPr>
      <w:del w:id="263" w:author="Unknown Author" w:date="2021-12-06T11:45:29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b/>
          <w:bCs/>
          <w:del w:id="266" w:author="Unknown Author" w:date="2021-12-06T11:45:29Z"/>
        </w:rPr>
      </w:pPr>
      <w:del w:id="265" w:author="Unknown Author" w:date="2021-12-06T11:45:29Z">
        <w:r>
          <w:rPr>
            <w:rFonts w:ascii="Times New Roman" w:hAnsi="Times New Roman"/>
            <w:b w:val="false"/>
            <w:bCs w:val="false"/>
          </w:rPr>
          <w:delText xml:space="preserve"> </w:delText>
        </w:r>
      </w:del>
    </w:p>
    <w:p>
      <w:pPr>
        <w:pStyle w:val="Normal"/>
        <w:widowControl/>
        <w:suppressAutoHyphens w:val="true"/>
        <w:overflowPunct w:val="true"/>
        <w:bidi w:val="0"/>
        <w:spacing w:lineRule="auto" w:line="480" w:before="0" w:after="159"/>
        <w:ind w:left="0" w:right="0" w:firstLine="720"/>
        <w:jc w:val="both"/>
        <w:rPr>
          <w:rFonts w:ascii="Times New Roman" w:hAnsi="Times New Roman"/>
          <w:b/>
          <w:b/>
          <w:bCs/>
          <w:del w:id="268" w:author="Unknown Author" w:date="2021-12-06T11:45:29Z"/>
        </w:rPr>
      </w:pPr>
      <w:del w:id="267" w:author="Unknown Author" w:date="2021-12-06T11:45:29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HYPOTHESIS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del w:id="269" w:author="Unknown Author" w:date="2021-12-18T10:00:59Z">
        <w:r>
          <w:rPr/>
          <w:commentReference w:id="8"/>
        </w:r>
      </w:del>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
            <wp:simplePos x="0" y="0"/>
            <wp:positionH relativeFrom="column">
              <wp:posOffset>1055370</wp:posOffset>
            </wp:positionH>
            <wp:positionV relativeFrom="paragraph">
              <wp:posOffset>-161925</wp:posOffset>
            </wp:positionV>
            <wp:extent cx="1138555" cy="620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3721735</wp:posOffset>
            </wp:positionH>
            <wp:positionV relativeFrom="paragraph">
              <wp:posOffset>-226060</wp:posOffset>
            </wp:positionV>
            <wp:extent cx="1053465" cy="711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4">
                <wp:simplePos x="0" y="0"/>
                <wp:positionH relativeFrom="column">
                  <wp:posOffset>-1555750</wp:posOffset>
                </wp:positionH>
                <wp:positionV relativeFrom="paragraph">
                  <wp:posOffset>24130</wp:posOffset>
                </wp:positionV>
                <wp:extent cx="1816735" cy="116205"/>
                <wp:effectExtent l="0" t="0" r="0" b="0"/>
                <wp:wrapNone/>
                <wp:docPr id="4" name="Shape1"/>
                <a:graphic xmlns:a="http://schemas.openxmlformats.org/drawingml/2006/main">
                  <a:graphicData uri="http://schemas.microsoft.com/office/word/2010/wordprocessingShape">
                    <wps:wsp>
                      <wps:cNvSpPr/>
                      <wps:spPr>
                        <a:xfrm>
                          <a:off x="0" y="0"/>
                          <a:ext cx="181620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122.5pt;margin-top:1.9pt;width:142.9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1360170</wp:posOffset>
                </wp:positionH>
                <wp:positionV relativeFrom="paragraph">
                  <wp:posOffset>8255</wp:posOffset>
                </wp:positionV>
                <wp:extent cx="1557655" cy="116205"/>
                <wp:effectExtent l="0" t="0" r="0" b="0"/>
                <wp:wrapNone/>
                <wp:docPr id="6" name="Shape2"/>
                <a:graphic xmlns:a="http://schemas.openxmlformats.org/drawingml/2006/main">
                  <a:graphicData uri="http://schemas.microsoft.com/office/word/2010/wordprocessingShape">
                    <wps:wsp>
                      <wps:cNvSpPr/>
                      <wps:spPr>
                        <a:xfrm>
                          <a:off x="0" y="0"/>
                          <a:ext cx="155700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07.1pt;margin-top:0.65pt;width:122.5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3"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3"/>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3">
            <wp:simplePos x="0" y="0"/>
            <wp:positionH relativeFrom="column">
              <wp:posOffset>746760</wp:posOffset>
            </wp:positionH>
            <wp:positionV relativeFrom="paragraph">
              <wp:posOffset>88900</wp:posOffset>
            </wp:positionV>
            <wp:extent cx="4077970" cy="21494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270" w:author="Unknown Author" w:date="2021-12-09T12:26:44Z">
        <w:r>
          <w:rPr/>
          <w:commentReference w:id="9"/>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val="false"/>
          <w:bCs w:val="false"/>
          <w:sz w:val="16"/>
          <w:szCs w:val="20"/>
        </w:rPr>
        <w:t>(</w:t>
      </w:r>
      <w:ins w:id="271" w:author="Unknown Author" w:date="2021-12-10T10:49:18Z">
        <w:r>
          <w:rPr>
            <w:rFonts w:ascii="Times New Roman" w:hAnsi="Times New Roman"/>
            <w:b w:val="false"/>
            <w:bCs w:val="false"/>
            <w:sz w:val="16"/>
            <w:szCs w:val="20"/>
          </w:rPr>
          <w:t xml:space="preserve">fig2: </w:t>
        </w:r>
      </w:ins>
      <w:r>
        <w:rPr>
          <w:rFonts w:ascii="Times New Roman" w:hAnsi="Times New Roman"/>
          <w:b w:val="false"/>
          <w:bCs w:val="false"/>
          <w:sz w:val="16"/>
          <w:szCs w:val="20"/>
        </w:rPr>
        <w:t>latency over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272"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273"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276" w:author="Unknown Author" w:date="2021-10-31T11:21:50Z"/>
          <w:b/>
          <w:b/>
          <w:bCs/>
        </w:rPr>
      </w:pPr>
      <w:ins w:id="274" w:author="Unknown Author" w:date="2021-10-31T11:21:50Z">
        <w:r>
          <w:rPr>
            <w:rFonts w:ascii="Times New Roman" w:hAnsi="Times New Roman"/>
            <w:b/>
            <w:bCs/>
          </w:rPr>
          <w:t>H0:</w:t>
        </w:r>
      </w:ins>
      <w:ins w:id="275"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279" w:author="Unknown Author" w:date="2021-10-31T11:21:50Z"/>
          <w:b/>
          <w:b/>
          <w:bCs/>
        </w:rPr>
      </w:pPr>
      <w:ins w:id="277" w:author="Unknown Author" w:date="2021-10-31T11:21:50Z">
        <w:r>
          <w:rPr>
            <w:rFonts w:ascii="Times New Roman" w:hAnsi="Times New Roman"/>
            <w:b/>
            <w:bCs/>
          </w:rPr>
          <w:t xml:space="preserve">H1: </w:t>
        </w:r>
      </w:ins>
      <w:ins w:id="278"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282" w:author="Unknown Author" w:date="2021-10-31T11:21:50Z"/>
          <w:b/>
          <w:b/>
          <w:bCs/>
        </w:rPr>
      </w:pPr>
      <w:ins w:id="280" w:author="Unknown Author" w:date="2021-10-31T11:21:50Z">
        <w:r>
          <w:rPr>
            <w:rFonts w:ascii="Times New Roman" w:hAnsi="Times New Roman"/>
            <w:b/>
            <w:bCs/>
          </w:rPr>
          <w:t xml:space="preserve">H2: </w:t>
        </w:r>
      </w:ins>
      <w:ins w:id="281"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283" w:author="Unknown Author" w:date="2021-10-31T11:21:50Z">
        <w:r>
          <w:rPr>
            <w:rFonts w:ascii="Times New Roman" w:hAnsi="Times New Roman"/>
            <w:b/>
            <w:bCs/>
          </w:rPr>
          <w:t xml:space="preserve">H3: </w:t>
        </w:r>
      </w:ins>
      <w:ins w:id="284"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287" w:author="Unknown Author" w:date="2021-10-31T11:20:53Z"/>
        </w:rPr>
      </w:pPr>
      <w:del w:id="285" w:author="Unknown Author" w:date="2021-10-31T11:20:53Z">
        <w:r>
          <w:rPr>
            <w:rFonts w:ascii="Times New Roman" w:hAnsi="Times New Roman"/>
            <w:b/>
            <w:bCs/>
            <w:sz w:val="24"/>
            <w:szCs w:val="24"/>
          </w:rPr>
          <w:delText>Null Hypothesis</w:delText>
        </w:r>
      </w:del>
      <w:del w:id="286"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290" w:author="Unknown Author" w:date="2021-10-31T11:20:53Z"/>
        </w:rPr>
      </w:pPr>
      <w:del w:id="288" w:author="Unknown Author" w:date="2021-10-31T11:20:53Z">
        <w:r>
          <w:rPr>
            <w:rFonts w:ascii="Times New Roman" w:hAnsi="Times New Roman"/>
            <w:b/>
            <w:bCs/>
          </w:rPr>
          <w:delText>Alternative Hypothesis</w:delText>
        </w:r>
      </w:del>
      <w:del w:id="289"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291" w:author="Unknown Author" w:date="2021-12-09T12:26:53Z">
        <w:r>
          <w:rPr/>
          <w:commentReference w:id="10"/>
        </w:r>
      </w:del>
    </w:p>
    <w:p>
      <w:pPr>
        <w:pStyle w:val="Normal"/>
        <w:bidi w:val="0"/>
        <w:spacing w:lineRule="auto" w:line="480" w:before="0" w:after="159"/>
        <w:ind w:left="0" w:right="0" w:hanging="0"/>
        <w:jc w:val="both"/>
        <w:rPr>
          <w:rFonts w:ascii="Times New Roman" w:hAnsi="Times New Roman"/>
          <w:b/>
          <w:b/>
          <w:bCs/>
        </w:rPr>
      </w:pPr>
      <w:ins w:id="292" w:author="Unknown Author" w:date="2021-12-11T10:31:38Z">
        <w:r>
          <w:rPr>
            <w:rFonts w:eastAsia="Noto Serif CJK SC" w:cs="Lohit Devanagari" w:ascii="Times New Roman" w:hAnsi="Times New Roman"/>
            <w:b w:val="false"/>
            <w:bCs w:val="false"/>
          </w:rPr>
          <w:t xml:space="preserve">Δ – Delta, shortform of </w:t>
        </w:r>
      </w:ins>
      <w:ins w:id="293" w:author="Unknown Author" w:date="2021-12-11T10:32:02Z">
        <w:r>
          <w:rPr>
            <w:rFonts w:eastAsia="Noto Serif CJK SC" w:cs="Lohit Devanagari" w:ascii="Times New Roman" w:hAnsi="Times New Roman"/>
            <w:b w:val="false"/>
            <w:bCs w:val="false"/>
          </w:rPr>
          <w:t>“change in”</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294" w:author="Unknown Author" w:date="2021-11-12T14:06:22Z">
        <w:r>
          <w:rPr>
            <w:rFonts w:ascii="Times New Roman" w:hAnsi="Times New Roman"/>
            <w:b w:val="false"/>
            <w:bCs w:val="false"/>
          </w:rPr>
          <w:delText>a</w:delText>
        </w:r>
      </w:del>
      <w:ins w:id="295" w:author="Unknown Author" w:date="2021-11-12T14:06:26Z">
        <w:r>
          <w:rPr>
            <w:rFonts w:ascii="Times New Roman" w:hAnsi="Times New Roman"/>
            <w:b w:val="false"/>
            <w:bCs w:val="false"/>
          </w:rPr>
          <w:t>high latency</w:t>
        </w:r>
      </w:ins>
      <w:del w:id="296"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4" w:name="__DdeLink__6917_432758405"/>
      <w:r>
        <w:rPr>
          <w:rFonts w:ascii="Times New Roman" w:hAnsi="Times New Roman"/>
          <w:b w:val="false"/>
          <w:bCs w:val="false"/>
        </w:rPr>
        <w:t>Lag in which the video stops due to buffer lost. But not severe enough for the call being dropped.</w:t>
      </w:r>
      <w:bookmarkEnd w:id="14"/>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sz w:val="24"/>
          <w:del w:id="298" w:author="Unknown Author" w:date="2021-12-18T10:23:42Z"/>
        </w:rPr>
      </w:pPr>
      <w:del w:id="297" w:author="Unknown Author" w:date="2021-12-18T10:23:4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300" w:author="Unknown Author" w:date="2021-12-06T11:45:37Z"/>
        </w:rPr>
      </w:pPr>
      <w:del w:id="299" w:author="Unknown Author" w:date="2021-12-06T11: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val="false"/>
          <w:b w:val="false"/>
          <w:bCs w:val="false"/>
          <w:sz w:val="24"/>
          <w:del w:id="302" w:author="Unknown Author" w:date="2021-12-06T11:45:37Z"/>
        </w:rPr>
      </w:pPr>
      <w:del w:id="301"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304" w:author="Unknown Author" w:date="2021-12-06T11:45:37Z"/>
        </w:rPr>
      </w:pPr>
      <w:del w:id="303"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306" w:author="Unknown Author" w:date="2021-12-06T11:45:37Z"/>
        </w:rPr>
      </w:pPr>
      <w:del w:id="305"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308" w:author="Unknown Author" w:date="2021-11-08T14:45:22Z"/>
        </w:rPr>
      </w:pPr>
      <w:del w:id="307" w:author="Unknown Author" w:date="2021-11-08T14:45:22Z">
        <w:r>
          <w:rPr>
            <w:rFonts w:ascii="Times New Roman" w:hAnsi="Times New Roman"/>
            <w:b/>
            <w:bCs/>
          </w:rPr>
        </w:r>
      </w:del>
    </w:p>
    <w:p>
      <w:pPr>
        <w:pStyle w:val="Normal"/>
        <w:bidi w:val="0"/>
        <w:spacing w:lineRule="auto" w:line="480" w:before="0" w:after="159"/>
        <w:ind w:left="0" w:right="0" w:hanging="0"/>
        <w:jc w:val="left"/>
        <w:rPr>
          <w:rFonts w:ascii="Times New Roman" w:hAnsi="Times New Roman"/>
          <w:b w:val="false"/>
          <w:b w:val="false"/>
          <w:bCs w:val="false"/>
          <w:sz w:val="24"/>
          <w:del w:id="310" w:author="Unknown Author" w:date="2021-11-08T14:45:22Z"/>
        </w:rPr>
      </w:pPr>
      <w:del w:id="309"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2 </w:t>
      </w:r>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311"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312" w:author="Unknown Author" w:date="2021-12-05T11:54:24Z"/>
        </w:rPr>
      </w:pPr>
      <w:r>
        <w:rPr>
          <w:rFonts w:cs="Times New Roman" w:ascii="Times New Roman" w:hAnsi="Times New Roman"/>
          <w:b w:val="false"/>
          <w:bCs w:val="false"/>
          <w:sz w:val="24"/>
          <w:szCs w:val="24"/>
        </w:rPr>
        <w:tab/>
      </w:r>
      <w:bookmarkStart w:id="15"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5"/>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313"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Foreign Literature and Studies: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del w:id="314" w:author="Unknown Author" w:date="2021-12-11T10:29:54Z">
        <w:r>
          <w:rPr>
            <w:rFonts w:cs="Times New Roman" w:ascii="Times New Roman" w:hAnsi="Times New Roman"/>
            <w:b w:val="false"/>
            <w:bCs w:val="false"/>
            <w:sz w:val="24"/>
            <w:szCs w:val="24"/>
          </w:rPr>
          <w:tab/>
        </w:r>
      </w:del>
      <w:ins w:id="315" w:author="Unknown Author" w:date="2021-12-11T10:30:00Z">
        <w:r>
          <w:rPr>
            <w:rFonts w:cs="Times New Roman" w:ascii="Times New Roman" w:hAnsi="Times New Roman"/>
            <w:b w:val="false"/>
            <w:bCs w:val="false"/>
            <w:sz w:val="24"/>
            <w:szCs w:val="24"/>
          </w:rPr>
          <w:tab/>
        </w:r>
      </w:ins>
      <w:bookmarkStart w:id="16"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Videoconferencing Systems in Higher Education: Learning Paradigms, Opportunities, and Challenges, 2019)</w:t>
      </w:r>
      <w:bookmarkEnd w:id="16"/>
    </w:p>
    <w:p>
      <w:pPr>
        <w:pStyle w:val="Normal"/>
        <w:spacing w:lineRule="auto" w:line="480" w:before="0" w:after="159"/>
        <w:ind w:left="0" w:right="0" w:hanging="0"/>
        <w:jc w:val="both"/>
        <w:rPr>
          <w:rFonts w:ascii="Times New Roman" w:hAnsi="Times New Roman"/>
          <w:ins w:id="316" w:author="Unknown Author" w:date="2021-12-11T10:30:15Z"/>
          <w:b/>
          <w:b/>
          <w:bCs/>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conferencing platform such as Google Meet offers a liver interaction between students and educators in a formal classroom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p>
    <w:p>
      <w:pPr>
        <w:pStyle w:val="Normal"/>
        <w:spacing w:lineRule="auto" w:line="480" w:before="0" w:after="159"/>
        <w:ind w:left="0" w:right="0" w:hanging="0"/>
        <w:jc w:val="both"/>
        <w:rPr>
          <w:rFonts w:ascii="Times New Roman" w:hAnsi="Times New Roman"/>
          <w:b/>
          <w:b/>
          <w:bCs/>
          <w:del w:id="319" w:author="Unknown Author" w:date="2021-12-06T11:58:15Z"/>
        </w:rPr>
      </w:pPr>
      <w:del w:id="317" w:author="Unknown Author" w:date="2021-12-05T11:56:42Z">
        <w:r>
          <w:rPr>
            <w:rFonts w:cs="Times New Roman" w:ascii="Times New Roman" w:hAnsi="Times New Roman"/>
            <w:b w:val="false"/>
            <w:bCs w:val="false"/>
            <w:sz w:val="24"/>
            <w:szCs w:val="24"/>
          </w:rPr>
          <w:delText xml:space="preserve"> </w:delText>
        </w:r>
      </w:del>
      <w:del w:id="318" w:author="Unknown Author" w:date="2021-12-05T11:56:42Z">
        <w:r>
          <w:rPr>
            <w:rFonts w:cs="Times New Roman" w:ascii="Times New Roman" w:hAnsi="Times New Roman"/>
            <w:b w:val="false"/>
            <w:bCs w:val="false"/>
            <w:sz w:val="24"/>
            <w:szCs w:val="24"/>
          </w:rPr>
          <w:delText>(Check if we can cross-validate preprint)</w:delText>
          <w:tab/>
        </w:r>
      </w:del>
    </w:p>
    <w:p>
      <w:pPr>
        <w:pStyle w:val="Normal"/>
        <w:spacing w:lineRule="auto" w:line="480" w:before="0" w:after="159"/>
        <w:ind w:left="0" w:right="0" w:hanging="0"/>
        <w:jc w:val="both"/>
        <w:rPr>
          <w:rFonts w:ascii="Times New Roman" w:hAnsi="Times New Roman"/>
          <w:b/>
          <w:b/>
          <w:bCs/>
          <w:del w:id="321" w:author="Unknown Author" w:date="2021-12-11T10:29:17Z"/>
        </w:rPr>
      </w:pPr>
      <w:del w:id="320" w:author="Unknown Author" w:date="2021-12-11T10:29:1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del w:id="322" w:author="Unknown Author" w:date="2021-12-11T10:29:17Z">
        <w:r>
          <w:rPr>
            <w:rFonts w:cs="Times New Roman" w:ascii="Times New Roman" w:hAnsi="Times New Roman"/>
            <w:b/>
            <w:bCs/>
            <w:sz w:val="24"/>
            <w:szCs w:val="24"/>
          </w:rPr>
          <w:delText>Foreign Literature</w:delText>
        </w:r>
      </w:del>
    </w:p>
    <w:p>
      <w:pPr>
        <w:pStyle w:val="Normal"/>
        <w:spacing w:lineRule="auto" w:line="480" w:before="0" w:after="159"/>
        <w:ind w:left="0" w:right="0" w:hanging="0"/>
        <w:jc w:val="both"/>
        <w:rPr>
          <w:rFonts w:ascii="Times New Roman" w:hAnsi="Times New Roman"/>
          <w:b/>
          <w:b/>
          <w:bCs/>
        </w:rPr>
      </w:pPr>
      <w:bookmarkStart w:id="17" w:name="__DdeLink__2418_3405752883"/>
      <w:r>
        <w:rPr>
          <w:rFonts w:cs="Times New Roman" w:ascii="Times New Roman" w:hAnsi="Times New Roman"/>
          <w:b w:val="false"/>
          <w:bCs w:val="false"/>
          <w:sz w:val="24"/>
          <w:szCs w:val="24"/>
        </w:rPr>
        <w:tab/>
      </w:r>
      <w:bookmarkStart w:id="18" w:name="__DdeLink__1092_556402519"/>
      <w:bookmarkEnd w:id="17"/>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18"/>
    </w:p>
    <w:p>
      <w:pPr>
        <w:pStyle w:val="Normal"/>
        <w:spacing w:lineRule="auto" w:line="480" w:before="0" w:after="159"/>
        <w:ind w:left="0" w:right="0" w:hanging="0"/>
        <w:jc w:val="both"/>
        <w:rPr>
          <w:rFonts w:ascii="Times New Roman" w:hAnsi="Times New Roman"/>
          <w:b/>
          <w:b/>
          <w:bCs/>
          <w:del w:id="323" w:author="Unknown Author" w:date="2021-12-11T10:30:09Z"/>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ins w:id="325" w:author="Unknown Author" w:date="2021-12-11T10:30:10Z"/>
          <w:b/>
          <w:b/>
          <w:bCs/>
        </w:rPr>
      </w:pPr>
      <w:ins w:id="324" w:author="Unknown Author" w:date="2021-12-11T10:30:10Z">
        <w:r>
          <w:rPr>
            <w:rFonts w:ascii="Times New Roman" w:hAnsi="Times New Roman"/>
            <w:b/>
            <w:bCs/>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del w:id="326" w:author="Unknown Author" w:date="2021-12-11T10:30:09Z">
        <w:r>
          <w:rPr>
            <w:rFonts w:cs="Times New Roman" w:ascii="Times New Roman" w:hAnsi="Times New Roman"/>
            <w:b/>
            <w:bCs/>
            <w:sz w:val="24"/>
            <w:szCs w:val="24"/>
          </w:rPr>
          <w:delText>Foreign Literature</w:delText>
        </w:r>
      </w:del>
      <w:bookmarkStart w:id="19" w:name="__DdeLink__2427_3405752883"/>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ab/>
      </w:r>
      <w:bookmarkStart w:id="20" w:name="__DdeLink__1094_556402519"/>
      <w:r>
        <w:rPr>
          <w:rFonts w:ascii="Times New Roman" w:hAnsi="Times New Roman"/>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Meet Data Saver Mode: Is there any way to save mobile data?, 2021)</w:t>
      </w:r>
      <w:bookmarkEnd w:id="20"/>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328" w:author="Unknown Author" w:date="2021-12-18T10:23:49Z"/>
          <w:b/>
          <w:b/>
          <w:bCs/>
        </w:rPr>
      </w:pPr>
      <w:ins w:id="327"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ins w:id="330" w:author="Unknown Author" w:date="2021-12-18T10:23:49Z"/>
          <w:b/>
          <w:b/>
          <w:bCs/>
        </w:rPr>
      </w:pPr>
      <w:ins w:id="329"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del w:id="331" w:author="Unknown Author" w:date="2021-12-09T12:27:02Z">
        <w:r>
          <w:rPr/>
          <w:commentReference w:id="11"/>
        </w:r>
      </w:del>
    </w:p>
    <w:p>
      <w:pPr>
        <w:pStyle w:val="Normal"/>
        <w:spacing w:lineRule="auto" w:line="480" w:before="0" w:after="159"/>
        <w:ind w:left="0" w:right="0" w:hanging="0"/>
        <w:jc w:val="both"/>
        <w:rPr>
          <w:rFonts w:ascii="Times New Roman" w:hAnsi="Times New Roman"/>
          <w:b/>
          <w:b/>
          <w:bCs/>
        </w:rPr>
      </w:pPr>
      <w:bookmarkStart w:id="21" w:name="__DdeLink__1099_556402519"/>
      <w:r>
        <w:rPr>
          <w:rFonts w:cs="Times New Roman" w:ascii="Times New Roman" w:hAnsi="Times New Roman"/>
          <w:b w:val="false"/>
          <w:bCs w:val="false"/>
          <w:sz w:val="24"/>
          <w:szCs w:val="24"/>
        </w:rPr>
        <w:tab/>
        <w:t>"</w:t>
      </w:r>
      <w:bookmarkStart w:id="22"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2"/>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3" w:name="__DdeLink__3068_2756205791"/>
      <w:bookmarkStart w:id="24" w:name="__DdeLink__3065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3"/>
      <w:bookmarkEnd w:id="24"/>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19"/>
      <w:bookmarkEnd w:id="21"/>
    </w:p>
    <w:p>
      <w:pPr>
        <w:pStyle w:val="Normal"/>
        <w:spacing w:lineRule="auto" w:line="480" w:before="0" w:after="159"/>
        <w:ind w:left="0" w:right="0" w:hanging="0"/>
        <w:jc w:val="both"/>
        <w:rPr>
          <w:rFonts w:ascii="Times New Roman" w:hAnsi="Times New Roman"/>
          <w:b/>
          <w:b/>
          <w:bCs/>
        </w:rPr>
      </w:pPr>
      <w:del w:id="332" w:author="Unknown Author" w:date="2021-12-11T10:30:23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5"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6"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6"/>
    </w:p>
    <w:p>
      <w:pPr>
        <w:pStyle w:val="Normal"/>
        <w:spacing w:lineRule="auto" w:line="480" w:before="0" w:after="159"/>
        <w:ind w:left="0" w:right="0" w:hanging="0"/>
        <w:jc w:val="both"/>
        <w:rPr>
          <w:rFonts w:ascii="Times New Roman" w:hAnsi="Times New Roman"/>
          <w:b/>
          <w:b/>
          <w:bCs/>
        </w:rPr>
      </w:pPr>
      <w:del w:id="333" w:author="Unknown Author" w:date="2021-12-11T10:30:28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7"/>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del w:id="334" w:author="Unknown Author" w:date="2021-12-18T10:23:57Z"/>
        </w:rPr>
      </w:pPr>
      <w:r>
        <w:rPr>
          <w:rFonts w:cs="Times New Roman" w:ascii="Times New Roman" w:hAnsi="Times New Roman"/>
          <w:b w:val="false"/>
          <w:bCs w:val="false"/>
          <w:sz w:val="24"/>
          <w:szCs w:val="24"/>
        </w:rPr>
        <w:tab/>
      </w:r>
      <w:bookmarkStart w:id="28"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28"/>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336" w:author="Unknown Author" w:date="2021-12-18T10:23:57Z"/>
        </w:rPr>
      </w:pPr>
      <w:del w:id="335" w:author="Unknown Author" w:date="2021-12-18T10:23:57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rPr>
      </w:pPr>
      <w:bookmarkStart w:id="29"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0"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0"/>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1"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29"/>
      <w:bookmarkEnd w:id="31"/>
    </w:p>
    <w:p>
      <w:pPr>
        <w:pStyle w:val="Normal"/>
        <w:spacing w:lineRule="auto" w:line="480" w:before="0" w:after="159"/>
        <w:ind w:left="0" w:right="0" w:hanging="0"/>
        <w:jc w:val="both"/>
        <w:rPr>
          <w:rFonts w:ascii="Times New Roman" w:hAnsi="Times New Roman"/>
          <w:b/>
          <w:b/>
          <w:bCs/>
        </w:rPr>
      </w:pPr>
      <w:del w:id="337" w:author="Unknown Author" w:date="2021-12-11T10:30:36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2"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2"/>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spacing w:lineRule="auto" w:line="480" w:before="0" w:after="159"/>
        <w:ind w:left="0" w:right="0" w:hanging="0"/>
        <w:jc w:val="both"/>
        <w:rPr>
          <w:rFonts w:ascii="Times New Roman" w:hAnsi="Times New Roman"/>
          <w:b/>
          <w:b/>
          <w:bCs/>
          <w:del w:id="339" w:author="Unknown Author" w:date="2021-12-06T11:59:07Z"/>
        </w:rPr>
      </w:pPr>
      <w:del w:id="338" w:author="Unknown Author" w:date="2021-12-06T11:59:0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del w:id="340" w:author="Unknown Author" w:date="2021-12-11T10:30:40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3"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3"/>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4"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341" w:author="Unknown Author" w:date="2021-12-09T12:27:12Z">
        <w:bookmarkEnd w:id="34"/>
        <w:r>
          <w:rPr/>
          <w:commentReference w:id="12"/>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5" w:name="__DdeLink__3081_2756205791"/>
      <w:bookmarkStart w:id="36" w:name="__DdeLink__1111_556402519"/>
      <w:bookmarkStart w:id="37" w:name="__DdeLink__2431_3405752883"/>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5"/>
      <w:bookmarkEnd w:id="36"/>
      <w:bookmarkEnd w:id="37"/>
    </w:p>
    <w:p>
      <w:pPr>
        <w:pStyle w:val="Normal"/>
        <w:bidi w:val="0"/>
        <w:spacing w:lineRule="auto" w:line="480" w:before="0" w:after="159"/>
        <w:ind w:left="0" w:right="0" w:hanging="0"/>
        <w:jc w:val="both"/>
        <w:rPr>
          <w:rFonts w:ascii="Times New Roman" w:hAnsi="Times New Roman"/>
          <w:b/>
          <w:b/>
          <w:bCs/>
        </w:rPr>
      </w:pPr>
      <w:del w:id="342" w:author="Unknown Author" w:date="2021-12-11T10:31:04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38"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3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bidi w:val="0"/>
        <w:spacing w:lineRule="auto" w:line="480" w:before="0" w:after="159"/>
        <w:ind w:left="0" w:right="0" w:hanging="0"/>
        <w:jc w:val="both"/>
        <w:rPr>
          <w:rFonts w:ascii="Times New Roman" w:hAnsi="Times New Roman"/>
          <w:b/>
          <w:b/>
          <w:bCs/>
        </w:rPr>
      </w:pPr>
      <w:del w:id="343" w:author="Unknown Author" w:date="2021-12-11T10:31:08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val="false"/>
          <w:b w:val="false"/>
          <w:bCs w:val="false"/>
          <w:sz w:val="24"/>
          <w:del w:id="344" w:author="Unknown Author" w:date="2021-10-31T11:24:26Z"/>
        </w:rPr>
      </w:pPr>
      <w:bookmarkStart w:id="39"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39"/>
    </w:p>
    <w:p>
      <w:pPr>
        <w:pStyle w:val="Normal"/>
        <w:bidi w:val="0"/>
        <w:spacing w:lineRule="auto" w:line="480" w:before="0" w:after="159"/>
        <w:ind w:left="0" w:right="0" w:hanging="0"/>
        <w:jc w:val="both"/>
        <w:rPr>
          <w:rFonts w:ascii="Times New Roman" w:hAnsi="Times New Roman"/>
          <w:ins w:id="346" w:author="Unknown Author" w:date="2021-10-31T11:24:27Z"/>
          <w:b w:val="false"/>
          <w:b w:val="false"/>
          <w:bCs w:val="false"/>
          <w:sz w:val="24"/>
        </w:rPr>
      </w:pPr>
      <w:ins w:id="345" w:author="Unknown Author" w:date="2021-10-31T11:24:27Z">
        <w:r>
          <w:rPr>
            <w:rFonts w:ascii="Times New Roman" w:hAnsi="Times New Roman"/>
            <w:b w:val="false"/>
            <w:bCs w:val="false"/>
            <w:sz w:val="24"/>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del w:id="347" w:author="Unknown Author" w:date="2021-12-11T10:34:56Z">
        <w:r>
          <w:rPr>
            <w:rFonts w:ascii="Times New Roman" w:hAnsi="Times New Roman"/>
            <w:b w:val="false"/>
            <w:bCs w:val="false"/>
            <w:sz w:val="24"/>
          </w:rPr>
          <w:tab/>
        </w:r>
      </w:del>
      <w:ins w:id="348" w:author="Unknown Author" w:date="2021-12-11T10:34:58Z">
        <w:r>
          <w:rPr>
            <w:rFonts w:ascii="Times New Roman" w:hAnsi="Times New Roman"/>
            <w:b w:val="false"/>
            <w:bCs w:val="false"/>
            <w:sz w:val="24"/>
          </w:rPr>
          <w:tab/>
        </w:r>
      </w:ins>
      <w:r>
        <w:rPr>
          <w:rFonts w:ascii="Times New Roman" w:hAnsi="Times New Roman"/>
          <w:b w:val="false"/>
          <w:bCs w:val="false"/>
          <w:sz w:val="24"/>
        </w:rPr>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b/>
          <w:b/>
          <w:bCs/>
          <w:del w:id="350" w:author="Unknown Author" w:date="2021-12-18T10:24:18Z"/>
        </w:rPr>
      </w:pPr>
      <w:del w:id="349"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52" w:author="Unknown Author" w:date="2021-12-18T10:24:18Z"/>
        </w:rPr>
      </w:pPr>
      <w:del w:id="351"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354" w:author="Unknown Author" w:date="2021-12-11T10:34:02Z"/>
          <w:b/>
          <w:b/>
          <w:bCs/>
        </w:rPr>
      </w:pPr>
      <w:ins w:id="353" w:author="Unknown Author" w:date="2021-12-11T10:34:02Z">
        <w:r>
          <w:rPr>
            <w:rFonts w:ascii="Times New Roman" w:hAnsi="Times New Roman"/>
            <w:b/>
            <w:bCs/>
            <w:sz w:val="24"/>
          </w:rPr>
          <w:t>Conceptual Framework</w:t>
        </w:r>
      </w:ins>
    </w:p>
    <w:p>
      <w:pPr>
        <w:pStyle w:val="Normal"/>
        <w:bidi w:val="0"/>
        <w:spacing w:lineRule="auto" w:line="480" w:before="0" w:after="159"/>
        <w:ind w:left="0" w:right="0" w:firstLine="720"/>
        <w:jc w:val="both"/>
        <w:rPr>
          <w:rFonts w:ascii="Times New Roman" w:hAnsi="Times New Roman"/>
          <w:ins w:id="358" w:author="Unknown Author" w:date="2021-12-11T10:34:02Z"/>
          <w:b/>
          <w:b/>
          <w:bCs/>
        </w:rPr>
      </w:pPr>
      <w:ins w:id="355" w:author="Unknown Author" w:date="2021-12-11T10:34:02Z">
        <w:r>
          <w:rPr>
            <w:rFonts w:cs="Times New Roman" w:ascii="Times New Roman" w:hAnsi="Times New Roman"/>
            <w:b w:val="false"/>
            <w:bCs w:val="false"/>
            <w:sz w:val="24"/>
            <w:szCs w:val="24"/>
          </w:rPr>
          <w:t>Conceptual framework contains the input, process and output of the study.  A</w:t>
        </w:r>
      </w:ins>
      <w:r>
        <w:rPr>
          <w:rFonts w:cs="Times New Roman" w:ascii="Times New Roman" w:hAnsi="Times New Roman"/>
          <w:b w:val="false"/>
          <w:bCs w:val="false"/>
          <w:sz w:val="24"/>
          <w:szCs w:val="24"/>
        </w:rPr>
        <w:t xml:space="preserve"> </w:t>
      </w:r>
      <w:ins w:id="356" w:author="Unknown Author" w:date="2021-12-11T10:34:02Z">
        <w:r>
          <w:rPr>
            <w:rFonts w:cs="Times New Roman" w:ascii="Times New Roman" w:hAnsi="Times New Roman"/>
            <w:b w:val="false"/>
            <w:bCs w:val="false"/>
            <w:sz w:val="24"/>
            <w:szCs w:val="24"/>
          </w:rPr>
          <w:t>conceptual framework</w:t>
        </w:r>
      </w:ins>
      <w:r>
        <w:rPr>
          <w:rFonts w:cs="Times New Roman" w:ascii="Times New Roman" w:hAnsi="Times New Roman"/>
          <w:b w:val="false"/>
          <w:bCs w:val="false"/>
          <w:sz w:val="24"/>
          <w:szCs w:val="24"/>
        </w:rPr>
        <w:t xml:space="preserve"> </w:t>
      </w:r>
      <w:ins w:id="357" w:author="Unknown Author" w:date="2021-12-11T10:34:02Z">
        <w:r>
          <w:rPr>
            <w:rFonts w:cs="Times New Roman" w:ascii="Times New Roman" w:hAnsi="Times New Roman"/>
            <w:b w:val="false"/>
            <w:bCs w:val="false"/>
            <w:sz w:val="24"/>
            <w:szCs w:val="24"/>
          </w:rPr>
          <w:t>demonstrates what the researchers supposed to find through the study. It is often signified in a visual plan.</w:t>
        </w:r>
      </w:ins>
    </w:p>
    <w:p>
      <w:pPr>
        <w:pStyle w:val="Normal"/>
        <w:bidi w:val="0"/>
        <w:spacing w:lineRule="auto" w:line="480" w:before="0" w:after="159"/>
        <w:ind w:left="0" w:right="0" w:hanging="0"/>
        <w:jc w:val="both"/>
        <w:rPr>
          <w:rFonts w:ascii="Times New Roman" w:hAnsi="Times New Roman"/>
          <w:ins w:id="360" w:author="Unknown Author" w:date="2021-12-11T10:34:02Z"/>
          <w:b w:val="false"/>
          <w:b w:val="false"/>
          <w:bCs w:val="false"/>
          <w:sz w:val="24"/>
        </w:rPr>
      </w:pPr>
      <w:ins w:id="359" w:author="Unknown Author" w:date="2021-12-11T10:34:02Z">
        <w:r>
          <w:rPr>
            <w:rFonts w:ascii="Times New Roman" w:hAnsi="Times New Roman"/>
            <w:b w:val="false"/>
            <w:bCs w:val="false"/>
            <w:sz w:val="24"/>
          </w:rPr>
          <w:drawing>
            <wp:anchor behindDoc="0" distT="0" distB="0" distL="0" distR="0" simplePos="0" locked="0" layoutInCell="1" allowOverlap="1" relativeHeight="70">
              <wp:simplePos x="0" y="0"/>
              <wp:positionH relativeFrom="column">
                <wp:posOffset>0</wp:posOffset>
              </wp:positionH>
              <wp:positionV relativeFrom="paragraph">
                <wp:posOffset>-190500</wp:posOffset>
              </wp:positionV>
              <wp:extent cx="5132070" cy="4938395"/>
              <wp:effectExtent l="0" t="0" r="0" b="0"/>
              <wp:wrapSquare wrapText="largest"/>
              <wp:docPr id="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5" descr=""/>
                      <pic:cNvPicPr>
                        <a:picLocks noChangeAspect="1" noChangeArrowheads="1"/>
                      </pic:cNvPicPr>
                    </pic:nvPicPr>
                    <pic:blipFill>
                      <a:blip r:embed="rId9"/>
                      <a:stretch>
                        <a:fillRect/>
                      </a:stretch>
                    </pic:blipFill>
                    <pic:spPr bwMode="auto">
                      <a:xfrm>
                        <a:off x="0" y="0"/>
                        <a:ext cx="5132070" cy="493839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362" w:author="Unknown Author" w:date="2021-12-11T10:34:02Z"/>
          <w:b w:val="false"/>
          <w:b w:val="false"/>
          <w:bCs w:val="false"/>
          <w:sz w:val="24"/>
        </w:rPr>
      </w:pPr>
      <w:ins w:id="36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4" w:author="Unknown Author" w:date="2021-12-11T10:34:02Z"/>
          <w:b w:val="false"/>
          <w:b w:val="false"/>
          <w:bCs w:val="false"/>
          <w:sz w:val="24"/>
        </w:rPr>
      </w:pPr>
      <w:ins w:id="363"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6" w:author="Unknown Author" w:date="2021-12-11T10:34:02Z"/>
          <w:b w:val="false"/>
          <w:b w:val="false"/>
          <w:bCs w:val="false"/>
          <w:sz w:val="24"/>
        </w:rPr>
      </w:pPr>
      <w:ins w:id="365"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8" w:author="Unknown Author" w:date="2021-12-11T10:34:02Z"/>
          <w:b w:val="false"/>
          <w:b w:val="false"/>
          <w:bCs w:val="false"/>
          <w:sz w:val="24"/>
        </w:rPr>
      </w:pPr>
      <w:ins w:id="367"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70" w:author="Unknown Author" w:date="2021-12-11T10:34:02Z"/>
          <w:b w:val="false"/>
          <w:b w:val="false"/>
          <w:bCs w:val="false"/>
          <w:sz w:val="24"/>
        </w:rPr>
      </w:pPr>
      <w:ins w:id="369"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72" w:author="Unknown Author" w:date="2021-12-11T10:34:02Z"/>
          <w:b w:val="false"/>
          <w:b w:val="false"/>
          <w:bCs w:val="false"/>
          <w:sz w:val="24"/>
        </w:rPr>
      </w:pPr>
      <w:ins w:id="37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74" w:author="Unknown Author" w:date="2021-12-11T10:34:02Z"/>
          <w:b w:val="false"/>
          <w:b w:val="false"/>
          <w:bCs w:val="false"/>
          <w:sz w:val="24"/>
        </w:rPr>
      </w:pPr>
      <w:ins w:id="373"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76" w:author="Unknown Author" w:date="2021-12-11T10:34:02Z"/>
          <w:b w:val="false"/>
          <w:b w:val="false"/>
          <w:bCs w:val="false"/>
          <w:sz w:val="24"/>
        </w:rPr>
      </w:pPr>
      <w:ins w:id="375"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78" w:author="Unknown Author" w:date="2021-12-11T10:34:02Z"/>
          <w:b w:val="false"/>
          <w:b w:val="false"/>
          <w:bCs w:val="false"/>
          <w:sz w:val="24"/>
        </w:rPr>
      </w:pPr>
      <w:ins w:id="377"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80" w:author="Unknown Author" w:date="2021-12-11T10:34:02Z"/>
          <w:b w:val="false"/>
          <w:b w:val="false"/>
          <w:bCs w:val="false"/>
          <w:sz w:val="24"/>
        </w:rPr>
      </w:pPr>
      <w:ins w:id="379" w:author="Unknown Author" w:date="2021-12-11T10:34:02Z">
        <w:r>
          <w:rPr>
            <w:rFonts w:ascii="Times New Roman" w:hAnsi="Times New Roman"/>
            <w:b w:val="false"/>
            <w:bCs w:val="false"/>
            <w:sz w:val="24"/>
          </w:rPr>
        </w:r>
      </w:ins>
      <w:bookmarkStart w:id="40" w:name="__DdeLink__3353_333772010"/>
      <w:bookmarkStart w:id="41" w:name="__DdeLink__3353_333772010"/>
      <w:bookmarkEnd w:id="41"/>
    </w:p>
    <w:p>
      <w:pPr>
        <w:pStyle w:val="Normal"/>
        <w:bidi w:val="0"/>
        <w:spacing w:lineRule="auto" w:line="480" w:before="0" w:after="159"/>
        <w:ind w:left="0" w:right="0" w:hanging="0"/>
        <w:jc w:val="both"/>
        <w:rPr>
          <w:rFonts w:ascii="Times New Roman" w:hAnsi="Times New Roman"/>
          <w:b/>
          <w:b/>
          <w:bCs/>
          <w:del w:id="382" w:author="Unknown Author" w:date="2021-12-18T10:54:25Z"/>
        </w:rPr>
      </w:pPr>
      <w:del w:id="381" w:author="Unknown Author" w:date="2021-12-18T10:54:25Z">
        <w:r>
          <w:rPr/>
        </w:r>
      </w:del>
    </w:p>
    <w:p>
      <w:pPr>
        <w:pStyle w:val="Normal"/>
        <w:bidi w:val="0"/>
        <w:spacing w:lineRule="auto" w:line="480" w:before="0" w:after="159"/>
        <w:ind w:left="0" w:right="0" w:hanging="0"/>
        <w:jc w:val="both"/>
        <w:rPr>
          <w:rFonts w:ascii="Times New Roman" w:hAnsi="Times New Roman"/>
          <w:b/>
          <w:b/>
          <w:bCs/>
          <w:del w:id="384" w:author="Unknown Author" w:date="2021-12-18T10:45:37Z"/>
        </w:rPr>
      </w:pPr>
      <w:del w:id="383"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86" w:author="Unknown Author" w:date="2021-12-18T10:45:37Z"/>
        </w:rPr>
      </w:pPr>
      <w:del w:id="385"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88" w:author="Unknown Author" w:date="2021-10-31T12:18:07Z"/>
        </w:rPr>
      </w:pPr>
      <w:del w:id="387" w:author="Unknown Author" w:date="2021-10-31T12:18:0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90" w:author="Unknown Author" w:date="2021-12-18T10:45:37Z"/>
        </w:rPr>
      </w:pPr>
      <w:del w:id="389"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92" w:author="Unknown Author" w:date="2021-12-18T10:45:37Z"/>
        </w:rPr>
      </w:pPr>
      <w:del w:id="391"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394" w:author="Unknown Author" w:date="2021-12-06T11:47:10Z"/>
        </w:rPr>
      </w:pPr>
      <w:del w:id="393" w:author="Unknown Author" w:date="2021-12-06T11:47: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00" w:author="Unknown Author" w:date="2021-12-18T10:54:25Z"/>
        </w:rPr>
      </w:pPr>
      <w:r>
        <w:rPr>
          <w:rFonts w:ascii="Times New Roman" w:hAnsi="Times New Roman"/>
          <w:b/>
          <w:bCs/>
          <w:sz w:val="24"/>
        </w:rPr>
        <mc:AlternateContent>
          <mc:Choice Requires="wps">
            <w:drawing>
              <wp:anchor behindDoc="0" distT="0" distB="0" distL="0" distR="0" simplePos="0" locked="0" layoutInCell="1" allowOverlap="1" relativeHeight="18">
                <wp:simplePos x="0" y="0"/>
                <wp:positionH relativeFrom="column">
                  <wp:posOffset>-123825</wp:posOffset>
                </wp:positionH>
                <wp:positionV relativeFrom="paragraph">
                  <wp:posOffset>106680</wp:posOffset>
                </wp:positionV>
                <wp:extent cx="1322705" cy="1094105"/>
                <wp:effectExtent l="0" t="0" r="0" b="0"/>
                <wp:wrapNone/>
                <wp:docPr id="10" name="Shape40"/>
                <a:graphic xmlns:a="http://schemas.openxmlformats.org/drawingml/2006/main">
                  <a:graphicData uri="http://schemas.microsoft.com/office/word/2010/wordprocessingShape">
                    <wps:wsp>
                      <wps:cNvSpPr/>
                      <wps:spPr>
                        <a:xfrm>
                          <a:off x="0" y="0"/>
                          <a:ext cx="1321920" cy="10933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395" w:author="Unknown Author" w:date="2021-10-31T12:02:08Z">
                              <w:r>
                                <w:rPr>
                                  <w:rFonts w:ascii="Times New Roman" w:hAnsi="Times New Roman"/>
                                  <w:color w:val="000000"/>
                                  <w:sz w:val="28"/>
                                  <w:szCs w:val="36"/>
                                </w:rPr>
                                <w:t>Internet Speed</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9">
                <wp:simplePos x="0" y="0"/>
                <wp:positionH relativeFrom="column">
                  <wp:posOffset>2156460</wp:posOffset>
                </wp:positionH>
                <wp:positionV relativeFrom="paragraph">
                  <wp:posOffset>106680</wp:posOffset>
                </wp:positionV>
                <wp:extent cx="1322705" cy="1094105"/>
                <wp:effectExtent l="0" t="0" r="0" b="0"/>
                <wp:wrapNone/>
                <wp:docPr id="12" name="Shape40_0"/>
                <a:graphic xmlns:a="http://schemas.openxmlformats.org/drawingml/2006/main">
                  <a:graphicData uri="http://schemas.microsoft.com/office/word/2010/wordprocessingShape">
                    <wps:wsp>
                      <wps:cNvSpPr/>
                      <wps:spPr>
                        <a:xfrm>
                          <a:off x="0" y="0"/>
                          <a:ext cx="1321920" cy="10933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396" w:author="Unknown Author" w:date="2021-10-31T12:02:08Z">
                              <w:r>
                                <w:rPr>
                                  <w:rFonts w:ascii="Times New Roman" w:hAnsi="Times New Roman"/>
                                  <w:color w:val="000000"/>
                                  <w:sz w:val="28"/>
                                  <w:szCs w:val="36"/>
                                </w:rPr>
                                <w:t>Latency</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0">
                <wp:simplePos x="0" y="0"/>
                <wp:positionH relativeFrom="column">
                  <wp:posOffset>4436745</wp:posOffset>
                </wp:positionH>
                <wp:positionV relativeFrom="paragraph">
                  <wp:posOffset>106680</wp:posOffset>
                </wp:positionV>
                <wp:extent cx="1322705" cy="1094105"/>
                <wp:effectExtent l="0" t="0" r="0" b="0"/>
                <wp:wrapNone/>
                <wp:docPr id="14" name="Shape40_1"/>
                <a:graphic xmlns:a="http://schemas.openxmlformats.org/drawingml/2006/main">
                  <a:graphicData uri="http://schemas.microsoft.com/office/word/2010/wordprocessingShape">
                    <wps:wsp>
                      <wps:cNvSpPr/>
                      <wps:spPr>
                        <a:xfrm>
                          <a:off x="0" y="0"/>
                          <a:ext cx="1321920" cy="10933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ins w:id="398" w:author="Unknown Author" w:date="2021-10-31T12:02:08Z"/>
                              </w:rPr>
                            </w:pPr>
                            <w:ins w:id="397" w:author="Unknown Author" w:date="2021-10-31T12:02:08Z">
                              <w:r>
                                <w:rPr>
                                  <w:rFonts w:ascii="Times New Roman" w:hAnsi="Times New Roman"/>
                                  <w:color w:val="000000"/>
                                  <w:sz w:val="28"/>
                                  <w:szCs w:val="36"/>
                                </w:rPr>
                                <w:t xml:space="preserve">Google Meet </w:t>
                              </w:r>
                            </w:ins>
                          </w:p>
                          <w:p>
                            <w:pPr>
                              <w:pStyle w:val="FrameContents"/>
                              <w:overflowPunct w:val="false"/>
                              <w:jc w:val="center"/>
                              <w:rPr>
                                <w:color w:val="000000"/>
                              </w:rPr>
                            </w:pPr>
                            <w:ins w:id="399" w:author="Unknown Author" w:date="2021-10-31T12:02:08Z">
                              <w:r>
                                <w:rPr>
                                  <w:rFonts w:ascii="Times New Roman" w:hAnsi="Times New Roman"/>
                                  <w:color w:val="000000"/>
                                  <w:sz w:val="28"/>
                                  <w:szCs w:val="36"/>
                                </w:rPr>
                                <w:t>Performance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b/>
          <w:bCs/>
          <w:sz w:val="24"/>
          <w:del w:id="402" w:author="Unknown Author" w:date="2021-12-18T10:45:37Z"/>
        </w:rPr>
      </w:pPr>
      <w:del w:id="401" w:author="Unknown Author" w:date="2021-12-18T10:45:37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15" w:author="Unknown Author" w:date="2021-12-18T10:54:25Z"/>
        </w:rPr>
      </w:pPr>
      <w:r>
        <w:rPr>
          <w:rFonts w:ascii="Times New Roman" w:hAnsi="Times New Roman"/>
          <w:b/>
          <w:bCs/>
          <w:sz w:val="24"/>
        </w:rPr>
        <mc:AlternateContent>
          <mc:Choice Requires="wps">
            <w:drawing>
              <wp:anchor behindDoc="0" distT="0" distB="0" distL="0" distR="0" simplePos="0" locked="0" layoutInCell="1" allowOverlap="1" relativeHeight="21">
                <wp:simplePos x="0" y="0"/>
                <wp:positionH relativeFrom="column">
                  <wp:posOffset>854710</wp:posOffset>
                </wp:positionH>
                <wp:positionV relativeFrom="paragraph">
                  <wp:posOffset>-70485</wp:posOffset>
                </wp:positionV>
                <wp:extent cx="3644900" cy="3590290"/>
                <wp:effectExtent l="0" t="0" r="0" b="0"/>
                <wp:wrapNone/>
                <wp:docPr id="16" name="Shape37"/>
                <a:graphic xmlns:a="http://schemas.openxmlformats.org/drawingml/2006/main">
                  <a:graphicData uri="http://schemas.microsoft.com/office/word/2010/wordprocessingShape">
                    <wps:wsp>
                      <wps:cNvSpPr/>
                      <wps:spPr>
                        <a:xfrm>
                          <a:off x="0" y="0"/>
                          <a:ext cx="3644280" cy="3589560"/>
                        </a:xfrm>
                        <a:prstGeom prst="ellipse">
                          <a:avLst/>
                        </a:prstGeom>
                        <a:solidFill>
                          <a:srgbClr val="ffffff"/>
                        </a:solidFill>
                        <a:ln w="29160">
                          <a:solidFill>
                            <a:srgbClr val="ff6d6d"/>
                          </a:solidFill>
                          <a:round/>
                        </a:ln>
                      </wps:spPr>
                      <wps:style>
                        <a:lnRef idx="0"/>
                        <a:fillRef idx="0"/>
                        <a:effectRef idx="0"/>
                        <a:fontRef idx="minor"/>
                      </wps:style>
                      <wps:txbx>
                        <w:txbxContent>
                          <w:p>
                            <w:pPr>
                              <w:pStyle w:val="FrameContents"/>
                              <w:jc w:val="center"/>
                              <w:rPr>
                                <w:color w:val="000000"/>
                                <w:ins w:id="404" w:author="Unknown Author" w:date="2021-10-31T12:15:47Z"/>
                              </w:rPr>
                            </w:pPr>
                            <w:ins w:id="403"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405" w:author="Unknown Author" w:date="2021-10-31T12:15:47Z">
                              <w:r>
                                <w:rPr>
                                  <w:rFonts w:ascii="Times New Roman" w:hAnsi="Times New Roman"/>
                                  <w:color w:val="000000"/>
                                  <w:sz w:val="32"/>
                                  <w:szCs w:val="44"/>
                                </w:rPr>
                                <w:t>System value</w:t>
                              </w:r>
                            </w:ins>
                          </w:p>
                        </w:txbxContent>
                      </wps:txbx>
                      <wps:bodyPr lIns="14760" rIns="14760" tIns="14760" bIns="14760" anchor="ctr">
                        <a:noAutofit/>
                      </wps:bodyPr>
                    </wps:wsp>
                  </a:graphicData>
                </a:graphic>
              </wp:anchor>
            </w:drawing>
          </mc:Choice>
          <mc:Fallback>
            <w:pict>
              <v:oval id="shape_0" ID="Shape37" fillcolor="white" stroked="t" style="position:absolute;margin-left:67.3pt;margin-top:-5.55pt;width:286.9pt;height:282.6pt">
                <w10:wrap type="square"/>
                <v:fill o:detectmouseclick="t" type="solid" color2="black"/>
                <v:stroke color="#ff6d6d" weight="29160" joinstyle="round" endcap="flat"/>
                <v:textbox>
                  <w:txbxContent>
                    <w:p>
                      <w:pPr>
                        <w:pStyle w:val="FrameContents"/>
                        <w:jc w:val="center"/>
                        <w:rPr>
                          <w:color w:val="000000"/>
                          <w:ins w:id="407" w:author="Unknown Author" w:date="2021-10-31T12:15:47Z"/>
                        </w:rPr>
                      </w:pPr>
                      <w:ins w:id="406"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408" w:author="Unknown Author" w:date="2021-10-31T12:15:47Z">
                        <w:r>
                          <w:rPr>
                            <w:rFonts w:ascii="Times New Roman" w:hAnsi="Times New Roman"/>
                            <w:color w:val="000000"/>
                            <w:sz w:val="32"/>
                            <w:szCs w:val="44"/>
                          </w:rPr>
                          <w:t>System value</w:t>
                        </w:r>
                      </w:ins>
                    </w:p>
                  </w:txbxContent>
                </v:textbox>
              </v:oval>
            </w:pict>
          </mc:Fallback>
        </mc:AlternateContent>
        <mc:AlternateContent>
          <mc:Choice Requires="wps">
            <w:drawing>
              <wp:anchor behindDoc="0" distT="0" distB="0" distL="0" distR="0" simplePos="0" locked="0" layoutInCell="1" allowOverlap="1" relativeHeight="22">
                <wp:simplePos x="0" y="0"/>
                <wp:positionH relativeFrom="column">
                  <wp:posOffset>1101725</wp:posOffset>
                </wp:positionH>
                <wp:positionV relativeFrom="paragraph">
                  <wp:posOffset>956310</wp:posOffset>
                </wp:positionV>
                <wp:extent cx="1524000" cy="1524000"/>
                <wp:effectExtent l="0" t="0" r="0" b="0"/>
                <wp:wrapNone/>
                <wp:docPr id="18" name="Shape37_0"/>
                <a:graphic xmlns:a="http://schemas.openxmlformats.org/drawingml/2006/main">
                  <a:graphicData uri="http://schemas.microsoft.com/office/word/2010/wordprocessingShape">
                    <wps:wsp>
                      <wps:cNvSpPr/>
                      <wps:spPr>
                        <a:xfrm>
                          <a:off x="0" y="0"/>
                          <a:ext cx="1523520" cy="1523520"/>
                        </a:xfrm>
                        <a:prstGeom prst="ellipse">
                          <a:avLst/>
                        </a:prstGeom>
                        <a:solidFill>
                          <a:srgbClr val="ffffff"/>
                        </a:solidFill>
                        <a:ln w="29160">
                          <a:solidFill>
                            <a:srgbClr val="468a1a"/>
                          </a:solidFill>
                          <a:round/>
                        </a:ln>
                      </wps:spPr>
                      <wps:style>
                        <a:lnRef idx="0"/>
                        <a:fillRef idx="0"/>
                        <a:effectRef idx="0"/>
                        <a:fontRef idx="minor"/>
                      </wps:style>
                      <wps:txbx>
                        <w:txbxContent>
                          <w:p>
                            <w:pPr>
                              <w:pStyle w:val="FrameContents"/>
                              <w:jc w:val="center"/>
                              <w:rPr>
                                <w:color w:val="000000"/>
                                <w:ins w:id="410" w:author="Unknown Author" w:date="2021-10-31T12:15:47Z"/>
                              </w:rPr>
                            </w:pPr>
                            <w:ins w:id="409" w:author="Unknown Author" w:date="2021-10-31T12:15:47Z">
                              <w:r>
                                <w:rPr>
                                  <w:rFonts w:ascii="Times New Roman" w:hAnsi="Times New Roman"/>
                                  <w:color w:val="000000"/>
                                  <w:sz w:val="28"/>
                                  <w:szCs w:val="36"/>
                                </w:rPr>
                                <w:t>Other participants</w:t>
                              </w:r>
                            </w:ins>
                          </w:p>
                          <w:p>
                            <w:pPr>
                              <w:pStyle w:val="FrameContents"/>
                              <w:jc w:val="center"/>
                              <w:rPr>
                                <w:color w:val="000000"/>
                              </w:rPr>
                            </w:pPr>
                            <w:ins w:id="411" w:author="Unknown Author" w:date="2021-10-31T12:15:47Z">
                              <w:r>
                                <w:rPr>
                                  <w:rFonts w:ascii="Times New Roman" w:hAnsi="Times New Roman"/>
                                  <w:color w:val="000000"/>
                                  <w:sz w:val="28"/>
                                  <w:szCs w:val="36"/>
                                </w:rPr>
                                <w:t>value</w:t>
                              </w:r>
                            </w:ins>
                          </w:p>
                        </w:txbxContent>
                      </wps:txbx>
                      <wps:bodyPr lIns="14760" rIns="14760" tIns="14760" bIns="14760" anchor="ctr">
                        <a:noAutofit/>
                      </wps:bodyPr>
                    </wps:wsp>
                  </a:graphicData>
                </a:graphic>
              </wp:anchor>
            </w:drawing>
          </mc:Choice>
          <mc:Fallback>
            <w:pict>
              <v:oval id="shape_0" ID="Shape37_0" fillcolor="white" stroked="t" style="position:absolute;margin-left:86.75pt;margin-top:75.3pt;width:119.9pt;height:119.9pt">
                <w10:wrap type="square"/>
                <v:fill o:detectmouseclick="t" type="solid" color2="black"/>
                <v:stroke color="#468a1a" weight="29160" joinstyle="round" endcap="flat"/>
                <v:textbox>
                  <w:txbxContent>
                    <w:p>
                      <w:pPr>
                        <w:pStyle w:val="FrameContents"/>
                        <w:jc w:val="center"/>
                        <w:rPr>
                          <w:color w:val="000000"/>
                          <w:ins w:id="413" w:author="Unknown Author" w:date="2021-10-31T12:15:47Z"/>
                        </w:rPr>
                      </w:pPr>
                      <w:ins w:id="412" w:author="Unknown Author" w:date="2021-10-31T12:15:47Z">
                        <w:r>
                          <w:rPr>
                            <w:rFonts w:ascii="Times New Roman" w:hAnsi="Times New Roman"/>
                            <w:color w:val="000000"/>
                            <w:sz w:val="28"/>
                            <w:szCs w:val="36"/>
                          </w:rPr>
                          <w:t>Other participants</w:t>
                        </w:r>
                      </w:ins>
                    </w:p>
                    <w:p>
                      <w:pPr>
                        <w:pStyle w:val="FrameContents"/>
                        <w:jc w:val="center"/>
                        <w:rPr>
                          <w:color w:val="000000"/>
                        </w:rPr>
                      </w:pPr>
                      <w:ins w:id="414" w:author="Unknown Author" w:date="2021-10-31T12:15:47Z">
                        <w:r>
                          <w:rPr>
                            <w:rFonts w:ascii="Times New Roman" w:hAnsi="Times New Roman"/>
                            <w:color w:val="000000"/>
                            <w:sz w:val="28"/>
                            <w:szCs w:val="36"/>
                          </w:rPr>
                          <w:t>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b/>
          <w:b/>
          <w:bCs/>
          <w:sz w:val="24"/>
          <w:del w:id="418" w:author="Unknown Author" w:date="2021-12-18T10:54:25Z"/>
        </w:rPr>
      </w:pPr>
      <w:r>
        <w:rPr>
          <w:rFonts w:ascii="Times New Roman" w:hAnsi="Times New Roman"/>
          <w:b/>
          <w:bCs/>
          <w:sz w:val="24"/>
        </w:rPr>
        <mc:AlternateContent>
          <mc:Choice Requires="wps">
            <w:drawing>
              <wp:anchor behindDoc="0" distT="0" distB="0" distL="0" distR="0" simplePos="0" locked="0" layoutInCell="1" allowOverlap="1" relativeHeight="23">
                <wp:simplePos x="0" y="0"/>
                <wp:positionH relativeFrom="column">
                  <wp:posOffset>2901950</wp:posOffset>
                </wp:positionH>
                <wp:positionV relativeFrom="paragraph">
                  <wp:posOffset>31750</wp:posOffset>
                </wp:positionV>
                <wp:extent cx="1524000" cy="1524000"/>
                <wp:effectExtent l="0" t="0" r="0" b="0"/>
                <wp:wrapNone/>
                <wp:docPr id="20" name="Shape37_1"/>
                <a:graphic xmlns:a="http://schemas.openxmlformats.org/drawingml/2006/main">
                  <a:graphicData uri="http://schemas.microsoft.com/office/word/2010/wordprocessingShape">
                    <wps:wsp>
                      <wps:cNvSpPr/>
                      <wps:spPr>
                        <a:xfrm>
                          <a:off x="0" y="0"/>
                          <a:ext cx="1523520" cy="1523520"/>
                        </a:xfrm>
                        <a:prstGeom prst="ellipse">
                          <a:avLst/>
                        </a:prstGeom>
                        <a:solidFill>
                          <a:srgbClr val="ffffff"/>
                        </a:solidFill>
                        <a:ln w="29160">
                          <a:solidFill>
                            <a:srgbClr val="3465a4"/>
                          </a:solidFill>
                          <a:round/>
                        </a:ln>
                      </wps:spPr>
                      <wps:style>
                        <a:lnRef idx="0"/>
                        <a:fillRef idx="0"/>
                        <a:effectRef idx="0"/>
                        <a:fontRef idx="minor"/>
                      </wps:style>
                      <wps:txbx>
                        <w:txbxContent>
                          <w:p>
                            <w:pPr>
                              <w:pStyle w:val="FrameContents"/>
                              <w:jc w:val="center"/>
                              <w:rPr>
                                <w:color w:val="000000"/>
                              </w:rPr>
                            </w:pPr>
                            <w:ins w:id="416" w:author="Unknown Author" w:date="2021-10-31T12:15:47Z">
                              <w:r>
                                <w:rPr>
                                  <w:rFonts w:ascii="Times New Roman" w:hAnsi="Times New Roman"/>
                                  <w:color w:val="000000"/>
                                  <w:sz w:val="28"/>
                                  <w:szCs w:val="36"/>
                                </w:rPr>
                                <w:t>User value</w:t>
                              </w:r>
                            </w:ins>
                          </w:p>
                        </w:txbxContent>
                      </wps:txbx>
                      <wps:bodyPr lIns="14760" rIns="14760" tIns="14760" bIns="14760" anchor="ctr">
                        <a:noAutofit/>
                      </wps:bodyPr>
                    </wps:wsp>
                  </a:graphicData>
                </a:graphic>
              </wp:anchor>
            </w:drawing>
          </mc:Choice>
          <mc:Fallback>
            <w:pict>
              <v:oval id="shape_0" ID="Shape37_1" fillcolor="white" stroked="t" style="position:absolute;margin-left:228.5pt;margin-top:2.5pt;width:119.9pt;height:119.9pt">
                <w10:wrap type="square"/>
                <v:fill o:detectmouseclick="t" type="solid" color2="black"/>
                <v:stroke color="#3465a4" weight="29160" joinstyle="round" endcap="flat"/>
                <v:textbox>
                  <w:txbxContent>
                    <w:p>
                      <w:pPr>
                        <w:pStyle w:val="FrameContents"/>
                        <w:jc w:val="center"/>
                        <w:rPr>
                          <w:color w:val="000000"/>
                        </w:rPr>
                      </w:pPr>
                      <w:ins w:id="417" w:author="Unknown Author" w:date="2021-10-31T12:15:47Z">
                        <w:r>
                          <w:rPr>
                            <w:rFonts w:ascii="Times New Roman" w:hAnsi="Times New Roman"/>
                            <w:color w:val="000000"/>
                            <w:sz w:val="28"/>
                            <w:szCs w:val="36"/>
                          </w:rPr>
                          <w:t>User 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b/>
          <w:b/>
          <w:bCs/>
          <w:sz w:val="24"/>
          <w:del w:id="420" w:author="Unknown Author" w:date="2021-12-18T10:45:37Z"/>
        </w:rPr>
      </w:pPr>
      <w:del w:id="419" w:author="Unknown Author" w:date="2021-12-18T10:45:37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422" w:author="Unknown Author" w:date="2021-10-31T12:15:53Z"/>
        </w:rPr>
      </w:pPr>
      <w:del w:id="421" w:author="Unknown Author" w:date="2021-12-18T10:45:37Z">
        <w:r>
          <w:rPr>
            <w:rFonts w:eastAsia="Noto Serif CJK SC" w:cs="Lohit Devanagari" w:ascii="Times New Roman" w:hAnsi="Times New Roman"/>
            <w:b w:val="false"/>
            <w:bCs w:val="false"/>
            <w:color w:val="auto"/>
            <w:kern w:val="2"/>
            <w:sz w:val="24"/>
            <w:szCs w:val="24"/>
            <w:lang w:val="en-GB" w:eastAsia="zh-CN" w:bidi="hi-IN"/>
          </w:rPr>
          <w:delText>i</w:delText>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24" w:author="Unknown Author" w:date="2021-10-31T11:27:18Z"/>
        </w:rPr>
      </w:pPr>
      <w:del w:id="423" w:author="Unknown Author" w:date="2021-10-31T11:27: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26" w:author="Unknown Author" w:date="2021-10-31T11:27:18Z"/>
        </w:rPr>
      </w:pPr>
      <w:del w:id="425"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28" w:author="Unknown Author" w:date="2021-10-31T11:27:18Z"/>
        </w:rPr>
      </w:pPr>
      <w:del w:id="427"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30" w:author="Unknown Author" w:date="2021-10-31T11:27:18Z"/>
        </w:rPr>
      </w:pPr>
      <w:del w:id="429"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32" w:author="Unknown Author" w:date="2021-10-31T11:27:18Z"/>
        </w:rPr>
      </w:pPr>
      <w:del w:id="431"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34" w:author="Unknown Author" w:date="2021-10-31T11:27:18Z"/>
        </w:rPr>
      </w:pPr>
      <w:del w:id="433" w:author="Unknown Author" w:date="2021-10-31T11:27:18Z">
        <w:r>
          <w:rPr>
            <w:rFonts w:ascii="Times New Roman" w:hAnsi="Times New Roman"/>
            <w:b/>
            <w:bCs/>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36" w:author="Unknown Author" w:date="2021-10-31T11:24:10Z"/>
        </w:rPr>
      </w:pPr>
      <w:del w:id="435" w:author="Unknown Author" w:date="2021-10-31T11:24:10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38" w:author="Unknown Author" w:date="2021-10-31T11:24:10Z"/>
        </w:rPr>
      </w:pPr>
      <w:del w:id="437"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40" w:author="Unknown Author" w:date="2021-10-31T11:24:10Z"/>
        </w:rPr>
      </w:pPr>
      <w:del w:id="439"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42" w:author="Unknown Author" w:date="2021-10-31T11:24:10Z"/>
        </w:rPr>
      </w:pPr>
      <w:del w:id="441" w:author="Unknown Author" w:date="2021-10-31T11:24:10Z">
        <w:r>
          <w:rPr>
            <w:rFonts w:ascii="Times New Roman" w:hAnsi="Times New Roman"/>
            <w:b/>
            <w:bCs/>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45" w:author="Unknown Author" w:date="2021-12-11T10:33:26Z"/>
        </w:rPr>
      </w:pPr>
      <w:del w:id="443" w:author="Unknown Author" w:date="2021-10-31T11:24:10Z">
        <w:r>
          <w:rPr>
            <w:rFonts w:ascii="Times New Roman" w:hAnsi="Times New Roman"/>
            <w:b/>
            <w:bCs/>
            <w:sz w:val="24"/>
          </w:rPr>
          <w:delText>C</w:delText>
        </w:r>
      </w:del>
      <w:del w:id="444" w:author="Unknown Author" w:date="2021-12-11T10:33:26Z">
        <w:r>
          <w:rPr>
            <w:rFonts w:ascii="Times New Roman" w:hAnsi="Times New Roman"/>
            <w:b/>
            <w:bCs/>
            <w:sz w:val="24"/>
          </w:rPr>
          <w:delText>onceptual Framework</w:delText>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47" w:author="Unknown Author" w:date="2021-12-11T10:33:26Z"/>
        </w:rPr>
      </w:pPr>
      <w:del w:id="446" w:author="Unknown Author" w:date="2021-12-11T10:33:26Z">
        <w:r>
          <w:rPr>
            <w:rFonts w:cs="Times New Roman" w:ascii="Times New Roman" w:hAnsi="Times New Roman"/>
            <w:b w:val="false"/>
            <w:bCs w:val="false"/>
            <w:sz w:val="24"/>
            <w:szCs w:val="24"/>
          </w:rPr>
          <w:delText>Conceptual framework contains the input, process and output of the study.  A conceptual framework demonstrates what the researchers supposed to find through the study. It is often signified in a visual plan.</w:delText>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49" w:author="Unknown Author" w:date="2021-12-11T10:33:26Z"/>
        </w:rPr>
      </w:pPr>
      <w:del w:id="448"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51" w:author="Unknown Author" w:date="2021-12-11T10:33:26Z"/>
        </w:rPr>
      </w:pPr>
      <w:del w:id="450"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53" w:author="Unknown Author" w:date="2021-12-11T10:33:26Z"/>
        </w:rPr>
      </w:pPr>
      <w:del w:id="452"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55" w:author="Unknown Author" w:date="2021-12-11T10:33:26Z"/>
        </w:rPr>
      </w:pPr>
      <w:del w:id="454"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57" w:author="Unknown Author" w:date="2021-12-11T10:33:26Z"/>
        </w:rPr>
      </w:pPr>
      <w:del w:id="456"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59" w:author="Unknown Author" w:date="2021-12-11T10:33:26Z"/>
        </w:rPr>
      </w:pPr>
      <w:del w:id="458"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1" w:author="Unknown Author" w:date="2021-12-11T10:33:26Z"/>
        </w:rPr>
      </w:pPr>
      <w:del w:id="460"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3" w:author="Unknown Author" w:date="2021-12-11T10:33:26Z"/>
        </w:rPr>
      </w:pPr>
      <w:del w:id="462" w:author="Unknown Author" w:date="2021-12-11T10:33:26Z">
        <w:r>
          <w:rPr/>
          <w:commentReference w:id="13"/>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5" w:author="Unknown Author" w:date="2021-12-11T10:33:26Z"/>
        </w:rPr>
      </w:pPr>
      <w:del w:id="464"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7" w:author="Unknown Author" w:date="2021-12-11T10:33:26Z"/>
        </w:rPr>
      </w:pPr>
      <w:del w:id="466"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9" w:author="Unknown Author" w:date="2021-12-11T10:33:26Z"/>
        </w:rPr>
      </w:pPr>
      <w:del w:id="468"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71" w:author="Unknown Author" w:date="2021-12-11T10:33:26Z"/>
        </w:rPr>
      </w:pPr>
      <w:del w:id="470"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73" w:author="Unknown Author" w:date="2021-12-11T10:33:26Z"/>
        </w:rPr>
      </w:pPr>
      <w:del w:id="472" w:author="Unknown Author" w:date="2021-12-11T10:33:26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75" w:author="Unknown Author" w:date="2021-12-11T10:35:24Z"/>
        </w:rPr>
      </w:pPr>
      <w:del w:id="474" w:author="Unknown Author" w:date="2021-12-11T10:35:24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77" w:author="Unknown Author" w:date="2021-12-06T12:00:29Z"/>
        </w:rPr>
      </w:pPr>
      <w:del w:id="476" w:author="Unknown Author" w:date="2021-12-06T12:00:29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485" w:author="Unknown Author" w:date="2021-12-18T10:55:45Z"/>
          <w:b/>
          <w:b/>
          <w:bCs/>
        </w:rPr>
      </w:pPr>
      <w:del w:id="478" w:author="Unknown Author" w:date="2021-12-18T10:54:25Z">
        <w:r>
          <w:rPr>
            <w:rFonts w:ascii="Times New Roman" w:hAnsi="Times New Roman"/>
            <w:b w:val="false"/>
            <w:bCs w:val="false"/>
          </w:rPr>
          <w:tab/>
        </w:r>
      </w:del>
      <w:del w:id="479" w:author="Unknown Author" w:date="2021-12-18T10:43:48Z">
        <w:r>
          <w:rPr>
            <w:rFonts w:ascii="Times New Roman" w:hAnsi="Times New Roman"/>
            <w:b w:val="false"/>
            <w:bCs w:val="false"/>
          </w:rPr>
          <w:tab/>
          <w:br/>
          <w:tab/>
          <w:tab/>
          <w:tab/>
          <w:tab/>
        </w:r>
      </w:del>
      <w:ins w:id="480" w:author="Unknown Author" w:date="2021-12-18T10:55:45Z">
        <w:r>
          <w:drawing>
            <wp:anchor behindDoc="0" distT="0" distB="0" distL="0" distR="0" simplePos="0" locked="0" layoutInCell="1" allowOverlap="1" relativeHeight="84">
              <wp:simplePos x="0" y="0"/>
              <wp:positionH relativeFrom="column">
                <wp:posOffset>0</wp:posOffset>
              </wp:positionH>
              <wp:positionV relativeFrom="paragraph">
                <wp:posOffset>-123825</wp:posOffset>
              </wp:positionV>
              <wp:extent cx="5486400" cy="4610735"/>
              <wp:effectExtent l="0" t="0" r="0" b="0"/>
              <wp:wrapSquare wrapText="largest"/>
              <wp:docPr id="2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6" descr=""/>
                      <pic:cNvPicPr>
                        <a:picLocks noChangeAspect="1" noChangeArrowheads="1"/>
                      </pic:cNvPicPr>
                    </pic:nvPicPr>
                    <pic:blipFill>
                      <a:blip r:embed="rId10"/>
                      <a:srcRect l="0" t="14223" r="0" b="26339"/>
                      <a:stretch>
                        <a:fillRect/>
                      </a:stretch>
                    </pic:blipFill>
                    <pic:spPr bwMode="auto">
                      <a:xfrm>
                        <a:off x="0" y="0"/>
                        <a:ext cx="5486400" cy="4610735"/>
                      </a:xfrm>
                      <a:prstGeom prst="rect">
                        <a:avLst/>
                      </a:prstGeom>
                    </pic:spPr>
                  </pic:pic>
                </a:graphicData>
              </a:graphic>
            </wp:anchor>
          </w:drawing>
        </w:r>
      </w:ins>
      <w:ins w:id="481" w:author="Unknown Author" w:date="2021-12-18T10:55:45Z">
        <w:r>
          <w:rPr>
            <w:rFonts w:ascii="Times New Roman" w:hAnsi="Times New Roman"/>
            <w:b w:val="false"/>
            <w:bCs w:val="false"/>
          </w:rPr>
          <w:tab/>
        </w:r>
      </w:ins>
      <w:ins w:id="482" w:author="Unknown Author" w:date="2021-12-18T10:55:45Z">
        <w:r>
          <w:rPr>
            <w:rFonts w:ascii="Times New Roman" w:hAnsi="Times New Roman"/>
            <w:b w:val="false"/>
            <w:bCs w:val="false"/>
          </w:rPr>
          <w:t xml:space="preserve">The </w:t>
        </w:r>
      </w:ins>
      <w:ins w:id="483" w:author="Unknown Author" w:date="2021-12-18T10:55:45Z">
        <w:r>
          <w:rPr>
            <w:rFonts w:ascii="Times New Roman" w:hAnsi="Times New Roman"/>
            <w:b w:val="false"/>
            <w:bCs w:val="false"/>
          </w:rPr>
          <w:t>conceptual</w:t>
        </w:r>
      </w:ins>
      <w:ins w:id="484" w:author="Unknown Author" w:date="2021-12-18T10:55:45Z">
        <w:r>
          <w:rPr>
            <w:rFonts w:ascii="Times New Roman" w:hAnsi="Times New Roman"/>
            <w:b w:val="false"/>
            <w:bCs w:val="false"/>
          </w:rPr>
          <w:t xml:space="preserve">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variables that might affect the dependent variable into two categories. The moderator variable can affect the dependent variable in an accounted way and the Mediator variable can be affected by the independent variable.</w:t>
          <w:tab/>
        </w:r>
      </w:ins>
    </w:p>
    <w:p>
      <w:pPr>
        <w:pStyle w:val="Normal"/>
        <w:bidi w:val="0"/>
        <w:spacing w:lineRule="auto" w:line="480" w:before="0" w:after="159"/>
        <w:ind w:left="0" w:right="0" w:hanging="0"/>
        <w:jc w:val="both"/>
        <w:rPr>
          <w:rFonts w:ascii="Times New Roman" w:hAnsi="Times New Roman"/>
          <w:ins w:id="498" w:author="Unknown Author" w:date="2021-12-18T10:54:33Z"/>
          <w:b/>
          <w:b/>
          <w:bCs/>
        </w:rPr>
      </w:pPr>
      <w:ins w:id="486" w:author="Unknown Author" w:date="2021-12-18T10:55:45Z">
        <w:r>
          <w:rPr>
            <w:rFonts w:ascii="Times New Roman" w:hAnsi="Times New Roman"/>
            <w:b/>
            <w:bCs/>
          </w:rPr>
          <w:t>Moderator Variable</w:t>
        </w:r>
      </w:ins>
      <w:ins w:id="487" w:author="Unknown Author" w:date="2021-12-18T10:55:45Z">
        <w:r>
          <w:rPr>
            <w:rFonts w:ascii="Times New Roman" w:hAnsi="Times New Roman"/>
            <w:b w:val="false"/>
            <w:bCs w:val="false"/>
          </w:rPr>
          <w:t>- This consists of entities and values that might affect the dependent variable behavior and consequently its results. The researcher pointed out the four major units as follows:</w:t>
          <w:tab/>
          <w:br/>
          <w:tab/>
        </w:r>
      </w:ins>
      <w:ins w:id="488" w:author="Unknown Author" w:date="2021-12-18T10:55:45Z">
        <w:r>
          <w:rPr>
            <w:rFonts w:ascii="Times New Roman" w:hAnsi="Times New Roman"/>
            <w:b/>
            <w:bCs/>
          </w:rPr>
          <w:t>CPU Speed</w:t>
        </w:r>
      </w:ins>
      <w:ins w:id="489" w:author="Unknown Author" w:date="2021-12-18T10:55: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tab/>
          <w:br/>
          <w:tab/>
        </w:r>
      </w:ins>
      <w:ins w:id="490" w:author="Unknown Author" w:date="2021-12-18T10:55:45Z">
        <w:r>
          <w:rPr>
            <w:rFonts w:ascii="Times New Roman" w:hAnsi="Times New Roman"/>
            <w:b/>
            <w:bCs/>
          </w:rPr>
          <w:t>Codec</w:t>
        </w:r>
      </w:ins>
      <w:ins w:id="491" w:author="Unknown Author" w:date="2021-12-18T10:55: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tab/>
          <w:br/>
          <w:tab/>
        </w:r>
      </w:ins>
      <w:ins w:id="492" w:author="Unknown Author" w:date="2021-12-18T10:55:45Z">
        <w:r>
          <w:rPr>
            <w:rFonts w:ascii="Times New Roman" w:hAnsi="Times New Roman"/>
            <w:b/>
            <w:bCs/>
          </w:rPr>
          <w:t>RAM availability</w:t>
        </w:r>
      </w:ins>
      <w:ins w:id="493" w:author="Unknown Author" w:date="2021-12-18T10:55: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494" w:author="Unknown Author" w:date="2021-12-18T10:55:45Z">
        <w:r>
          <w:rPr>
            <w:rFonts w:ascii="Times New Roman" w:hAnsi="Times New Roman"/>
            <w:b/>
            <w:bCs/>
          </w:rPr>
          <w:t>GPU Speed</w:t>
        </w:r>
      </w:ins>
      <w:ins w:id="495" w:author="Unknown Author" w:date="2021-12-18T10:55: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tab/>
          <w:br/>
          <w:br/>
          <w:t xml:space="preserve">Variables that can be affected by the independent variables are called </w:t>
        </w:r>
      </w:ins>
      <w:ins w:id="496" w:author="Unknown Author" w:date="2021-12-18T10:55:45Z">
        <w:r>
          <w:rPr>
            <w:rFonts w:ascii="Times New Roman" w:hAnsi="Times New Roman"/>
            <w:b/>
            <w:bCs/>
          </w:rPr>
          <w:t>mediator variables</w:t>
        </w:r>
      </w:ins>
      <w:ins w:id="497" w:author="Unknown Author" w:date="2021-12-18T10:55: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ins w:id="500" w:author="Unknown Author" w:date="2021-12-18T10:54:33Z"/>
          <w:b/>
          <w:b/>
          <w:bCs/>
        </w:rPr>
      </w:pPr>
      <w:ins w:id="499" w:author="Unknown Author" w:date="2021-12-18T10:54:33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ins w:id="504" w:author="Unknown Author" w:date="2021-12-18T10:54:33Z"/>
          <w:b/>
          <w:b/>
          <w:bCs/>
        </w:rPr>
      </w:pPr>
      <w:ins w:id="501" w:author="Unknown Author" w:date="2021-12-18T10:54:33Z">
        <w:r>
          <w:rPr>
            <w:rFonts w:ascii="Times New Roman" w:hAnsi="Times New Roman"/>
            <w:b w:val="false"/>
            <w:bCs w:val="false"/>
            <w:sz w:val="24"/>
          </w:rPr>
          <w:tab/>
        </w:r>
      </w:ins>
      <w:ins w:id="502" w:author="Unknown Author" w:date="2021-12-18T10:54:33Z">
        <w:r>
          <w:rPr>
            <w:rFonts w:ascii="Times New Roman" w:hAnsi="Times New Roman"/>
            <w:b/>
            <w:bCs/>
            <w:sz w:val="24"/>
          </w:rPr>
          <w:t xml:space="preserve">Google Meet perceived usability- </w:t>
        </w:r>
      </w:ins>
      <w:ins w:id="503" w:author="Unknown Author" w:date="2021-12-18T10:54:33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 (The Factors Affecting Intention to Use Google Meet Amid Online Meeting Platforms Competition in Indonesia, 2020)</w:t>
        </w:r>
      </w:ins>
    </w:p>
    <w:p>
      <w:pPr>
        <w:pStyle w:val="Normal"/>
        <w:bidi w:val="0"/>
        <w:spacing w:lineRule="auto" w:line="480" w:before="0" w:after="159"/>
        <w:ind w:left="0" w:right="0" w:hanging="0"/>
        <w:jc w:val="both"/>
        <w:rPr>
          <w:rFonts w:ascii="Times New Roman" w:hAnsi="Times New Roman"/>
          <w:ins w:id="507" w:author="Unknown Author" w:date="2021-12-18T10:54:33Z"/>
          <w:b/>
          <w:b/>
          <w:bCs/>
        </w:rPr>
      </w:pPr>
      <w:ins w:id="505" w:author="Unknown Author" w:date="2021-12-18T10:54:33Z">
        <w:r>
          <w:rPr>
            <w:rFonts w:ascii="Times New Roman" w:hAnsi="Times New Roman"/>
            <w:b/>
            <w:bCs/>
            <w:sz w:val="24"/>
          </w:rPr>
          <w:tab/>
        </w:r>
      </w:ins>
      <w:ins w:id="506" w:author="Unknown Author" w:date="2021-12-18T10:54:33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w:t>
        </w:r>
      </w:ins>
    </w:p>
    <w:p>
      <w:pPr>
        <w:pStyle w:val="Normal"/>
        <w:bidi w:val="0"/>
        <w:spacing w:lineRule="auto" w:line="480" w:before="0" w:after="159"/>
        <w:ind w:left="0" w:right="0" w:hanging="0"/>
        <w:jc w:val="both"/>
        <w:rPr>
          <w:rFonts w:ascii="Times New Roman" w:hAnsi="Times New Roman"/>
          <w:ins w:id="512" w:author="Unknown Author" w:date="2021-12-18T10:54:33Z"/>
          <w:b/>
          <w:b/>
          <w:bCs/>
        </w:rPr>
      </w:pPr>
      <w:ins w:id="508" w:author="Unknown Author" w:date="2021-12-18T10:54:33Z">
        <w:r>
          <w:rPr>
            <w:rFonts w:ascii="Times New Roman" w:hAnsi="Times New Roman"/>
            <w:b/>
            <w:bCs/>
            <w:sz w:val="24"/>
          </w:rPr>
          <w:tab/>
          <w:t>Internet speed</w:t>
        </w:r>
      </w:ins>
      <w:ins w:id="509" w:author="Unknown Author" w:date="2021-12-18T10:54:33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 (Google Meet hardware requirements,2021)</w:t>
          <w:br/>
          <w:tab/>
          <w:t>Researchers doesn’t agree in full with the theoretical minimum set by Google, as the researcher’s experiments suggest that Google Meet is still usable with minor hiccups at speed as low as 100</w:t>
        </w:r>
      </w:ins>
      <w:ins w:id="510" w:author="Unknown Author" w:date="2021-12-18T10:54:33Z">
        <w:r>
          <w:rPr>
            <w:rFonts w:eastAsia="Noto Serif CJK SC" w:cs="Lohit Devanagari" w:ascii="Times New Roman" w:hAnsi="Times New Roman"/>
            <w:b w:val="false"/>
            <w:bCs w:val="false"/>
            <w:color w:val="auto"/>
            <w:kern w:val="2"/>
            <w:sz w:val="24"/>
            <w:szCs w:val="24"/>
            <w:lang w:val="en-GB" w:eastAsia="zh-CN" w:bidi="hi-IN"/>
          </w:rPr>
          <w:t>KB/s</w:t>
        </w:r>
      </w:ins>
      <w:ins w:id="511" w:author="Unknown Author" w:date="2021-12-18T10:54:33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rFonts w:ascii="Times New Roman" w:hAnsi="Times New Roman"/>
          <w:ins w:id="515" w:author="Unknown Author" w:date="2021-12-18T10:54:33Z"/>
          <w:b/>
          <w:b/>
          <w:bCs/>
        </w:rPr>
      </w:pPr>
      <w:ins w:id="513" w:author="Unknown Author" w:date="2021-12-18T10:54:33Z">
        <w:r>
          <w:rPr>
            <w:rFonts w:ascii="Times New Roman" w:hAnsi="Times New Roman"/>
            <w:b/>
            <w:bCs/>
            <w:sz w:val="24"/>
          </w:rPr>
          <w:t>Latency</w:t>
        </w:r>
      </w:ins>
      <w:ins w:id="514" w:author="Unknown Author" w:date="2021-12-18T10:54:33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rFonts w:ascii="Times New Roman" w:hAnsi="Times New Roman"/>
          <w:ins w:id="517" w:author="Unknown Author" w:date="2021-12-18T10:54:33Z"/>
          <w:b/>
          <w:b/>
          <w:bCs/>
        </w:rPr>
      </w:pPr>
      <w:ins w:id="516" w:author="Unknown Author" w:date="2021-12-18T10:54:33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ins w:id="519" w:author="Unknown Author" w:date="2021-12-18T10:54:33Z"/>
          <w:b/>
          <w:b/>
          <w:bCs/>
        </w:rPr>
      </w:pPr>
      <w:ins w:id="518" w:author="Unknown Author" w:date="2021-12-18T10:54:33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520" w:author="Unknown Author" w:date="2021-12-18T10:54:33Z"/>
          <w:b/>
          <w:b/>
          <w:bCs/>
          <w:sz w:val="24"/>
        </w:rPr>
      </w:pPr>
      <w:r>
        <w:rPr>
          <w:rFonts w:ascii="Times New Roman" w:hAnsi="Times New Roman"/>
          <w:b/>
          <w:bCs/>
          <w:sz w:val="24"/>
        </w:rPr>
        <mc:AlternateContent>
          <mc:Choice Requires="wps">
            <w:drawing>
              <wp:anchor behindDoc="0" distT="0" distB="0" distL="0" distR="0" simplePos="0" locked="0" layoutInCell="1" allowOverlap="1" relativeHeight="85">
                <wp:simplePos x="0" y="0"/>
                <wp:positionH relativeFrom="column">
                  <wp:posOffset>-123825</wp:posOffset>
                </wp:positionH>
                <wp:positionV relativeFrom="paragraph">
                  <wp:posOffset>106680</wp:posOffset>
                </wp:positionV>
                <wp:extent cx="1322705" cy="1094105"/>
                <wp:effectExtent l="0" t="0" r="0" b="0"/>
                <wp:wrapNone/>
                <wp:docPr id="23" name="Shape40_2"/>
                <a:graphic xmlns:a="http://schemas.openxmlformats.org/drawingml/2006/main">
                  <a:graphicData uri="http://schemas.microsoft.com/office/word/2010/wordprocessingShape">
                    <wps:wsp>
                      <wps:cNvSpPr/>
                      <wps:spPr>
                        <a:xfrm>
                          <a:off x="0" y="0"/>
                          <a:ext cx="1321920" cy="10933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8"/>
                                <w:szCs w:val="36"/>
                              </w:rPr>
                              <w:t>Internet Speed</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9">
                <wp:simplePos x="0" y="0"/>
                <wp:positionH relativeFrom="column">
                  <wp:posOffset>2156460</wp:posOffset>
                </wp:positionH>
                <wp:positionV relativeFrom="paragraph">
                  <wp:posOffset>106680</wp:posOffset>
                </wp:positionV>
                <wp:extent cx="1322705" cy="1094105"/>
                <wp:effectExtent l="0" t="0" r="0" b="0"/>
                <wp:wrapNone/>
                <wp:docPr id="25" name="Shape40_3"/>
                <a:graphic xmlns:a="http://schemas.openxmlformats.org/drawingml/2006/main">
                  <a:graphicData uri="http://schemas.microsoft.com/office/word/2010/wordprocessingShape">
                    <wps:wsp>
                      <wps:cNvSpPr/>
                      <wps:spPr>
                        <a:xfrm>
                          <a:off x="0" y="0"/>
                          <a:ext cx="1321920" cy="10933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8"/>
                                <w:szCs w:val="36"/>
                              </w:rPr>
                              <w:t>Latency</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1">
                <wp:simplePos x="0" y="0"/>
                <wp:positionH relativeFrom="column">
                  <wp:posOffset>4436745</wp:posOffset>
                </wp:positionH>
                <wp:positionV relativeFrom="paragraph">
                  <wp:posOffset>106680</wp:posOffset>
                </wp:positionV>
                <wp:extent cx="1322705" cy="1094105"/>
                <wp:effectExtent l="0" t="0" r="0" b="0"/>
                <wp:wrapNone/>
                <wp:docPr id="27" name="Shape40_4"/>
                <a:graphic xmlns:a="http://schemas.openxmlformats.org/drawingml/2006/main">
                  <a:graphicData uri="http://schemas.microsoft.com/office/word/2010/wordprocessingShape">
                    <wps:wsp>
                      <wps:cNvSpPr/>
                      <wps:spPr>
                        <a:xfrm>
                          <a:off x="0" y="0"/>
                          <a:ext cx="1321920" cy="10933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8"/>
                                <w:szCs w:val="36"/>
                              </w:rPr>
                              <w:t xml:space="preserve">Google Meet </w:t>
                            </w:r>
                          </w:p>
                          <w:p>
                            <w:pPr>
                              <w:pStyle w:val="FrameContents"/>
                              <w:overflowPunct w:val="false"/>
                              <w:jc w:val="center"/>
                              <w:rPr>
                                <w:color w:val="000000"/>
                              </w:rPr>
                            </w:pPr>
                            <w:r>
                              <w:rPr>
                                <w:rFonts w:ascii="Times New Roman" w:hAnsi="Times New Roman"/>
                                <w:color w:val="000000"/>
                                <w:sz w:val="28"/>
                                <w:szCs w:val="36"/>
                              </w:rPr>
                              <w:t>Performance</w:t>
                            </w:r>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522" w:author="Unknown Author" w:date="2021-12-18T10:54:33Z"/>
          <w:b/>
          <w:b/>
          <w:bCs/>
          <w:sz w:val="24"/>
        </w:rPr>
      </w:pPr>
      <w:ins w:id="521" w:author="Unknown Author" w:date="2021-12-18T10:54:33Z">
        <w:r>
          <w:rPr>
            <w:rFonts w:ascii="Times New Roman" w:hAnsi="Times New Roman"/>
            <w:b/>
            <w:bCs/>
            <w:sz w:val="24"/>
          </w:rPr>
          <mc:AlternateContent>
            <mc:Choice Requires="wps">
              <w:drawing>
                <wp:anchor behindDoc="0" distT="0" distB="0" distL="0" distR="0" simplePos="0" locked="0" layoutInCell="1" allowOverlap="1" relativeHeight="87">
                  <wp:simplePos x="0" y="0"/>
                  <wp:positionH relativeFrom="column">
                    <wp:posOffset>3575050</wp:posOffset>
                  </wp:positionH>
                  <wp:positionV relativeFrom="paragraph">
                    <wp:posOffset>263525</wp:posOffset>
                  </wp:positionV>
                  <wp:extent cx="727075" cy="26670"/>
                  <wp:effectExtent l="0" t="0" r="0" b="0"/>
                  <wp:wrapNone/>
                  <wp:docPr id="29" name="Shape41_1"/>
                  <a:graphic xmlns:a="http://schemas.openxmlformats.org/drawingml/2006/main">
                    <a:graphicData uri="http://schemas.microsoft.com/office/word/2010/wordprocessingShape">
                      <wps:wsp>
                        <wps:cNvSpPr/>
                        <wps:spPr>
                          <a:xfrm>
                            <a:off x="0" y="0"/>
                            <a:ext cx="72648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20.75pt" to="338.65pt,21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88">
                  <wp:simplePos x="0" y="0"/>
                  <wp:positionH relativeFrom="column">
                    <wp:posOffset>3575050</wp:posOffset>
                  </wp:positionH>
                  <wp:positionV relativeFrom="paragraph">
                    <wp:posOffset>511810</wp:posOffset>
                  </wp:positionV>
                  <wp:extent cx="728345" cy="27305"/>
                  <wp:effectExtent l="0" t="0" r="0" b="0"/>
                  <wp:wrapNone/>
                  <wp:docPr id="30" name="Shape41_2"/>
                  <a:graphic xmlns:a="http://schemas.openxmlformats.org/drawingml/2006/main">
                    <a:graphicData uri="http://schemas.microsoft.com/office/word/2010/wordprocessingShape">
                      <wps:wsp>
                        <wps:cNvSpPr/>
                        <wps:spPr>
                          <a:xfrm>
                            <a:off x="0" y="0"/>
                            <a:ext cx="727200" cy="432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40.3pt" to="338.7pt,40.6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93">
                  <wp:simplePos x="0" y="0"/>
                  <wp:positionH relativeFrom="column">
                    <wp:posOffset>1313180</wp:posOffset>
                  </wp:positionH>
                  <wp:positionV relativeFrom="paragraph">
                    <wp:posOffset>-113665</wp:posOffset>
                  </wp:positionV>
                  <wp:extent cx="709295" cy="716915"/>
                  <wp:effectExtent l="0" t="0" r="0" b="0"/>
                  <wp:wrapSquare wrapText="bothSides"/>
                  <wp:docPr id="31" name="DrawObject1"/>
                  <a:graphic xmlns:a="http://schemas.openxmlformats.org/drawingml/2006/main">
                    <a:graphicData uri="http://schemas.microsoft.com/office/word/2010/wordprocessingGroup">
                      <wpg:wgp>
                        <wpg:cNvGrpSpPr/>
                        <wpg:grpSpPr>
                          <a:xfrm>
                            <a:off x="0" y="0"/>
                            <a:ext cx="708840" cy="716400"/>
                          </a:xfrm>
                        </wpg:grpSpPr>
                        <wps:wsp>
                          <wps:cNvSpPr/>
                          <wps:spPr>
                            <a:xfrm>
                              <a:off x="0" y="357480"/>
                              <a:ext cx="708840" cy="0"/>
                            </a:xfrm>
                            <a:prstGeom prst="line">
                              <a:avLst/>
                            </a:prstGeom>
                            <a:ln w="57240">
                              <a:solidFill>
                                <a:srgbClr val="000000"/>
                              </a:solidFill>
                              <a:round/>
                            </a:ln>
                          </wps:spPr>
                          <wps:style>
                            <a:lnRef idx="0"/>
                            <a:fillRef idx="0"/>
                            <a:effectRef idx="0"/>
                            <a:fontRef idx="minor"/>
                          </wps:style>
                          <wps:bodyPr/>
                        </wps:wsp>
                        <wps:wsp>
                          <wps:cNvSpPr/>
                          <wps:spPr>
                            <a:xfrm>
                              <a:off x="354960" y="0"/>
                              <a:ext cx="720" cy="71640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4pt;margin-top:-8.95pt;width:55.75pt;height:56.35pt" coordorigin="2068,-179" coordsize="1115,1127">
                  <v:line id="shape_0" from="2068,384" to="3183,384" stroked="t" style="position:absolute">
                    <v:stroke color="black" weight="57240" joinstyle="round" endcap="flat"/>
                    <v:fill o:detectmouseclick="t" on="false"/>
                  </v:line>
                  <v:line id="shape_0" from="2627,-179" to="2627,948" stroked="t" style="position:absolute">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524" w:author="Unknown Author" w:date="2021-12-18T10:54:33Z"/>
          <w:b/>
          <w:b/>
          <w:bCs/>
          <w:sz w:val="24"/>
        </w:rPr>
      </w:pPr>
      <w:ins w:id="523"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rFonts w:ascii="Times New Roman" w:hAnsi="Times New Roman"/>
          <w:ins w:id="526" w:author="Unknown Author" w:date="2021-12-18T10:54:33Z"/>
          <w:b w:val="false"/>
          <w:b w:val="false"/>
          <w:bCs w:val="false"/>
          <w:sz w:val="16"/>
          <w:szCs w:val="24"/>
        </w:rPr>
      </w:pPr>
      <w:ins w:id="525" w:author="Unknown Author" w:date="2021-12-18T10:54:33Z">
        <w:r>
          <w:rPr>
            <w:rFonts w:ascii="Times New Roman" w:hAnsi="Times New Roman"/>
            <w:b w:val="false"/>
            <w:bCs w:val="false"/>
            <w:sz w:val="16"/>
            <w:szCs w:val="24"/>
          </w:rPr>
          <w:t>fig3: visual representation of variables</w:t>
        </w:r>
      </w:ins>
    </w:p>
    <w:p>
      <w:pPr>
        <w:pStyle w:val="Normal"/>
        <w:bidi w:val="0"/>
        <w:spacing w:lineRule="auto" w:line="480" w:before="0" w:after="159"/>
        <w:ind w:left="0" w:right="0" w:hanging="0"/>
        <w:jc w:val="both"/>
        <w:rPr>
          <w:rFonts w:ascii="Times New Roman" w:hAnsi="Times New Roman"/>
          <w:ins w:id="528" w:author="Unknown Author" w:date="2021-12-18T10:54:33Z"/>
          <w:b/>
          <w:b/>
          <w:bCs/>
        </w:rPr>
      </w:pPr>
      <w:ins w:id="527" w:author="Unknown Author" w:date="2021-12-18T10:54:33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530" w:author="Unknown Author" w:date="2021-12-18T10:54:33Z"/>
          <w:b/>
          <w:b/>
          <w:bCs/>
        </w:rPr>
      </w:pPr>
      <w:ins w:id="529" w:author="Unknown Author" w:date="2021-12-18T10:54:33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ins w:id="533" w:author="Unknown Author" w:date="2021-12-18T10:54:33Z"/>
          <w:b/>
          <w:b/>
          <w:bCs/>
        </w:rPr>
      </w:pPr>
      <w:ins w:id="531" w:author="Unknown Author" w:date="2021-12-18T10:54:33Z">
        <w:r>
          <w:rPr>
            <w:rFonts w:ascii="Times New Roman" w:hAnsi="Times New Roman"/>
            <w:b w:val="false"/>
            <w:bCs w:val="false"/>
            <w:sz w:val="24"/>
          </w:rPr>
          <w:drawing>
            <wp:anchor behindDoc="0" distT="0" distB="0" distL="0" distR="0" simplePos="0" locked="0" layoutInCell="1" allowOverlap="1" relativeHeight="94">
              <wp:simplePos x="0" y="0"/>
              <wp:positionH relativeFrom="column">
                <wp:posOffset>1986915</wp:posOffset>
              </wp:positionH>
              <wp:positionV relativeFrom="paragraph">
                <wp:posOffset>2054860</wp:posOffset>
              </wp:positionV>
              <wp:extent cx="2293620" cy="2197100"/>
              <wp:effectExtent l="0" t="0" r="0" b="0"/>
              <wp:wrapSquare wrapText="largest"/>
              <wp:docPr id="3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7" descr=""/>
                      <pic:cNvPicPr>
                        <a:picLocks noChangeAspect="1" noChangeArrowheads="1"/>
                      </pic:cNvPicPr>
                    </pic:nvPicPr>
                    <pic:blipFill>
                      <a:blip r:embed="rId11"/>
                      <a:srcRect l="22049" t="31700" r="21178" b="29842"/>
                      <a:stretch>
                        <a:fillRect/>
                      </a:stretch>
                    </pic:blipFill>
                    <pic:spPr bwMode="auto">
                      <a:xfrm>
                        <a:off x="0" y="0"/>
                        <a:ext cx="2293620" cy="2197100"/>
                      </a:xfrm>
                      <a:prstGeom prst="rect">
                        <a:avLst/>
                      </a:prstGeom>
                    </pic:spPr>
                  </pic:pic>
                </a:graphicData>
              </a:graphic>
            </wp:anchor>
          </w:drawing>
        </w:r>
      </w:ins>
      <w:ins w:id="532" w:author="Unknown Author" w:date="2021-12-18T10:54:33Z">
        <w:r>
          <w:rPr>
            <w:rFonts w:ascii="Times New Roman" w:hAnsi="Times New Roman"/>
            <w:b w:val="false"/>
            <w:bCs w:val="false"/>
            <w:sz w:val="24"/>
          </w:rPr>
          <w:t>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ins w:id="535" w:author="Unknown Author" w:date="2021-12-18T10:54:33Z"/>
          <w:b/>
          <w:b/>
          <w:bCs/>
          <w:sz w:val="24"/>
        </w:rPr>
      </w:pPr>
      <w:ins w:id="534"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37" w:author="Unknown Author" w:date="2021-12-18T10:54:33Z"/>
          <w:b/>
          <w:b/>
          <w:bCs/>
          <w:sz w:val="24"/>
        </w:rPr>
      </w:pPr>
      <w:ins w:id="536"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39" w:author="Unknown Author" w:date="2021-12-18T10:54:33Z"/>
          <w:b/>
          <w:b/>
          <w:bCs/>
          <w:sz w:val="24"/>
        </w:rPr>
      </w:pPr>
      <w:ins w:id="538"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41" w:author="Unknown Author" w:date="2021-12-18T10:54:33Z"/>
          <w:b/>
          <w:b/>
          <w:bCs/>
          <w:sz w:val="24"/>
        </w:rPr>
      </w:pPr>
      <w:ins w:id="540"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sz w:val="16"/>
          <w:szCs w:val="24"/>
          <w:ins w:id="543" w:author="Unknown Author" w:date="2021-12-18T10:54:33Z"/>
        </w:rPr>
      </w:pPr>
      <w:ins w:id="542" w:author="Unknown Author" w:date="2021-12-18T10:54:33Z">
        <w:r>
          <w:rPr>
            <w:sz w:val="16"/>
            <w:szCs w:val="24"/>
          </w:rPr>
          <w:t>Fig4: subcompact visualization of system relationship</w:t>
        </w:r>
      </w:ins>
    </w:p>
    <w:p>
      <w:pPr>
        <w:pStyle w:val="Normal"/>
        <w:bidi w:val="0"/>
        <w:spacing w:lineRule="auto" w:line="480" w:before="0" w:after="159"/>
        <w:ind w:left="0" w:right="0" w:hanging="0"/>
        <w:jc w:val="both"/>
        <w:rPr>
          <w:rFonts w:ascii="Times New Roman" w:hAnsi="Times New Roman"/>
          <w:ins w:id="546" w:author="Unknown Author" w:date="2021-12-18T10:54:33Z"/>
          <w:b/>
          <w:b/>
          <w:bCs/>
        </w:rPr>
      </w:pPr>
      <w:ins w:id="544" w:author="Unknown Author" w:date="2021-12-18T10:54:33Z">
        <w:r>
          <w:rPr>
            <w:rFonts w:ascii="Times New Roman" w:hAnsi="Times New Roman"/>
            <w:b w:val="false"/>
            <w:bCs w:val="false"/>
            <w:sz w:val="24"/>
          </w:rPr>
          <w:t>The system</w:t>
        </w:r>
      </w:ins>
      <w:ins w:id="545" w:author="Unknown Author" w:date="2021-12-18T10:54:33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548" w:author="Unknown Author" w:date="2021-12-18T10:54:33Z"/>
          <w:b/>
          <w:b/>
          <w:bCs/>
        </w:rPr>
      </w:pPr>
      <w:ins w:id="547" w:author="Unknown Author" w:date="2021-12-18T10:54:33Z">
        <w:r>
          <w:rPr>
            <w:rFonts w:eastAsia="Noto Serif CJK SC" w:cs="Lohit Devanagari" w:ascii="Times New Roman" w:hAnsi="Times New Roman"/>
            <w:b w:val="false"/>
            <w:bCs w:val="false"/>
            <w:color w:val="auto"/>
            <w:kern w:val="2"/>
            <w:sz w:val="24"/>
            <w:szCs w:val="24"/>
            <w:lang w:val="en-GB" w:eastAsia="zh-CN" w:bidi="hi-IN"/>
          </w:rPr>
          <w:t>sv(System Value)  = opv (Other Participants Value) + uv (User Value)</w:t>
        </w:r>
      </w:ins>
    </w:p>
    <w:p>
      <w:pPr>
        <w:pStyle w:val="Normal"/>
        <w:bidi w:val="0"/>
        <w:spacing w:lineRule="auto" w:line="480" w:before="0" w:after="159"/>
        <w:ind w:left="0" w:right="0" w:hanging="0"/>
        <w:jc w:val="both"/>
        <w:rPr>
          <w:rFonts w:ascii="Times New Roman" w:hAnsi="Times New Roman"/>
          <w:b/>
          <w:b/>
          <w:bCs/>
          <w:del w:id="550" w:author="Unknown Author" w:date="2021-12-18T11:00:07Z"/>
        </w:rPr>
      </w:pPr>
      <w:del w:id="549" w:author="Unknown Author" w:date="2021-12-18T11:00:07Z">
        <w:r>
          <w:rPr/>
        </w:r>
      </w:del>
    </w:p>
    <w:p>
      <w:pPr>
        <w:pStyle w:val="Normal"/>
        <w:bidi w:val="0"/>
        <w:spacing w:lineRule="auto" w:line="480" w:before="0" w:after="159"/>
        <w:ind w:left="0" w:right="0" w:hanging="0"/>
        <w:jc w:val="center"/>
        <w:rPr>
          <w:rFonts w:ascii="Times New Roman" w:hAnsi="Times New Roman"/>
          <w:b/>
          <w:b/>
          <w:bCs/>
          <w:del w:id="552" w:author="Unknown Author" w:date="2021-12-16T09:24:11Z"/>
        </w:rPr>
      </w:pPr>
      <w:del w:id="551" w:author="Unknown Author" w:date="2021-12-16T09:24:11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CHAPTER 3</w:t>
      </w:r>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2"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2"/>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3"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3"/>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figure 1</w:t>
      </w:r>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figure 2</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553" w:author="Unknown Author" w:date="2021-12-09T12:27:33Z">
        <w:r>
          <w:rPr/>
          <w:commentReference w:id="14"/>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figure 3)</w:t>
      </w:r>
      <w:r>
        <w:rPr>
          <w:rFonts w:cs="Times New Roman" w:ascii="Times New Roman" w:hAnsi="Times New Roman"/>
          <w:b w:val="false"/>
          <w:bCs w:val="false"/>
          <w:sz w:val="24"/>
          <w:szCs w:val="24"/>
        </w:rPr>
        <w:t xml:space="preserve"> Which covers th</w:t>
      </w:r>
      <w:bookmarkStart w:id="44" w:name="__DdeLink__1541_310281552"/>
      <w:bookmarkEnd w:id="44"/>
      <w:r>
        <w:rPr>
          <w:rFonts w:cs="Times New Roman" w:ascii="Times New Roman" w:hAnsi="Times New Roman"/>
          <w:b w:val="false"/>
          <w:bCs w:val="false"/>
          <w:sz w:val="24"/>
          <w:szCs w:val="24"/>
        </w:rPr>
        <w:t>e first independent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7">
            <wp:simplePos x="0" y="0"/>
            <wp:positionH relativeFrom="column">
              <wp:posOffset>1184275</wp:posOffset>
            </wp:positionH>
            <wp:positionV relativeFrom="paragraph">
              <wp:posOffset>105410</wp:posOffset>
            </wp:positionV>
            <wp:extent cx="3036570" cy="2386965"/>
            <wp:effectExtent l="0" t="0" r="0" b="0"/>
            <wp:wrapSquare wrapText="largest"/>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12"/>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4">
                <wp:simplePos x="0" y="0"/>
                <wp:positionH relativeFrom="column">
                  <wp:posOffset>783590</wp:posOffset>
                </wp:positionH>
                <wp:positionV relativeFrom="paragraph">
                  <wp:posOffset>161290</wp:posOffset>
                </wp:positionV>
                <wp:extent cx="3756025" cy="321310"/>
                <wp:effectExtent l="0" t="0" r="0" b="0"/>
                <wp:wrapNone/>
                <wp:docPr id="34" name="Shape29"/>
                <a:graphic xmlns:a="http://schemas.openxmlformats.org/drawingml/2006/main">
                  <a:graphicData uri="http://schemas.microsoft.com/office/word/2010/wordprocessingShape">
                    <wps:wsp>
                      <wps:cNvSpPr/>
                      <wps:spPr>
                        <a:xfrm>
                          <a:off x="0" y="0"/>
                          <a:ext cx="3755520" cy="3207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0"/>
                              </w:rPr>
                              <w:t xml:space="preserve">figure </w:t>
                            </w:r>
                            <w:del w:id="554" w:author="Unknown Author" w:date="2021-12-10T10:52:18Z">
                              <w:r>
                                <w:rPr>
                                  <w:rFonts w:ascii="Times New Roman" w:hAnsi="Times New Roman"/>
                                  <w:color w:val="000000"/>
                                  <w:sz w:val="20"/>
                                </w:rPr>
                                <w:delText>1</w:delText>
                              </w:r>
                            </w:del>
                            <w:ins w:id="555"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wps:txbx>
                      <wps:bodyPr lIns="0" rIns="0" tIns="0" bIns="0">
                        <a:noAutofit/>
                      </wps:bodyPr>
                    </wps:wsp>
                  </a:graphicData>
                </a:graphic>
              </wp:anchor>
            </w:drawing>
          </mc:Choice>
          <mc:Fallback>
            <w:pict>
              <v:rect id="shape_0" ID="Shape29" stroked="f" style="position:absolute;margin-left:61.7pt;margin-top:12.7pt;width:295.65pt;height:25.2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color w:val="000000"/>
                          <w:sz w:val="20"/>
                        </w:rPr>
                        <w:t xml:space="preserve">figure </w:t>
                      </w:r>
                      <w:del w:id="556" w:author="Unknown Author" w:date="2021-12-10T10:52:18Z">
                        <w:r>
                          <w:rPr>
                            <w:rFonts w:ascii="Times New Roman" w:hAnsi="Times New Roman"/>
                            <w:color w:val="000000"/>
                            <w:sz w:val="20"/>
                          </w:rPr>
                          <w:delText>1</w:delText>
                        </w:r>
                      </w:del>
                      <w:ins w:id="557"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839470</wp:posOffset>
            </wp:positionH>
            <wp:positionV relativeFrom="paragraph">
              <wp:posOffset>-64770</wp:posOffset>
            </wp:positionV>
            <wp:extent cx="3463290" cy="2166620"/>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3"/>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5">
                <wp:simplePos x="0" y="0"/>
                <wp:positionH relativeFrom="column">
                  <wp:posOffset>-2910205</wp:posOffset>
                </wp:positionH>
                <wp:positionV relativeFrom="paragraph">
                  <wp:posOffset>402590</wp:posOffset>
                </wp:positionV>
                <wp:extent cx="2576195" cy="321310"/>
                <wp:effectExtent l="0" t="0" r="0" b="0"/>
                <wp:wrapNone/>
                <wp:docPr id="37" name="Shape30"/>
                <a:graphic xmlns:a="http://schemas.openxmlformats.org/drawingml/2006/main">
                  <a:graphicData uri="http://schemas.microsoft.com/office/word/2010/wordprocessingShape">
                    <wps:wsp>
                      <wps:cNvSpPr/>
                      <wps:spPr>
                        <a:xfrm>
                          <a:off x="0" y="0"/>
                          <a:ext cx="2575440" cy="32076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58" w:author="Unknown Author" w:date="2021-12-10T10:52:23Z">
                              <w:r>
                                <w:rPr>
                                  <w:rFonts w:cs="Times New Roman" w:ascii="Times New Roman" w:hAnsi="Times New Roman"/>
                                  <w:color w:val="000000"/>
                                  <w:sz w:val="20"/>
                                </w:rPr>
                                <w:delText>2</w:delText>
                              </w:r>
                            </w:del>
                            <w:ins w:id="559"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wps:txbx>
                      <wps:bodyPr lIns="0" rIns="0" tIns="0" bIns="0">
                        <a:noAutofit/>
                      </wps:bodyPr>
                    </wps:wsp>
                  </a:graphicData>
                </a:graphic>
              </wp:anchor>
            </w:drawing>
          </mc:Choice>
          <mc:Fallback>
            <w:pict>
              <v:rect id="shape_0" ID="Shape30" stroked="f" style="position:absolute;margin-left:-229.15pt;margin-top:31.7pt;width:202.75pt;height:25.2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60" w:author="Unknown Author" w:date="2021-12-10T10:52:23Z">
                        <w:r>
                          <w:rPr>
                            <w:rFonts w:cs="Times New Roman" w:ascii="Times New Roman" w:hAnsi="Times New Roman"/>
                            <w:color w:val="000000"/>
                            <w:sz w:val="20"/>
                          </w:rPr>
                          <w:delText>2</w:delText>
                        </w:r>
                      </w:del>
                      <w:ins w:id="561"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9">
            <wp:simplePos x="0" y="0"/>
            <wp:positionH relativeFrom="column">
              <wp:posOffset>581660</wp:posOffset>
            </wp:positionH>
            <wp:positionV relativeFrom="paragraph">
              <wp:posOffset>70485</wp:posOffset>
            </wp:positionV>
            <wp:extent cx="3954780" cy="1690370"/>
            <wp:effectExtent l="0" t="0" r="0" b="0"/>
            <wp:wrapSquare wrapText="largest"/>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14"/>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53">
                <wp:simplePos x="0" y="0"/>
                <wp:positionH relativeFrom="column">
                  <wp:posOffset>-3082925</wp:posOffset>
                </wp:positionH>
                <wp:positionV relativeFrom="paragraph">
                  <wp:posOffset>248920</wp:posOffset>
                </wp:positionV>
                <wp:extent cx="2520950" cy="340995"/>
                <wp:effectExtent l="0" t="0" r="0" b="0"/>
                <wp:wrapNone/>
                <wp:docPr id="40" name="Shape31"/>
                <a:graphic xmlns:a="http://schemas.openxmlformats.org/drawingml/2006/main">
                  <a:graphicData uri="http://schemas.microsoft.com/office/word/2010/wordprocessingShape">
                    <wps:wsp>
                      <wps:cNvSpPr/>
                      <wps:spPr>
                        <a:xfrm>
                          <a:off x="0" y="0"/>
                          <a:ext cx="2520360" cy="34020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62" w:author="Unknown Author" w:date="2021-12-10T10:52:26Z">
                              <w:r>
                                <w:rPr>
                                  <w:rFonts w:cs="Times New Roman" w:ascii="Times New Roman" w:hAnsi="Times New Roman"/>
                                  <w:color w:val="000000"/>
                                  <w:sz w:val="20"/>
                                </w:rPr>
                                <w:delText>3</w:delText>
                              </w:r>
                            </w:del>
                            <w:ins w:id="563"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wps:txbx>
                      <wps:bodyPr lIns="0" rIns="0" tIns="0" bIns="0">
                        <a:noAutofit/>
                      </wps:bodyPr>
                    </wps:wsp>
                  </a:graphicData>
                </a:graphic>
              </wp:anchor>
            </w:drawing>
          </mc:Choice>
          <mc:Fallback>
            <w:pict>
              <v:rect id="shape_0" ID="Shape31" stroked="f" style="position:absolute;margin-left:-242.75pt;margin-top:19.6pt;width:198.4pt;height:26.75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64" w:author="Unknown Author" w:date="2021-12-10T10:52:26Z">
                        <w:r>
                          <w:rPr>
                            <w:rFonts w:cs="Times New Roman" w:ascii="Times New Roman" w:hAnsi="Times New Roman"/>
                            <w:color w:val="000000"/>
                            <w:sz w:val="20"/>
                          </w:rPr>
                          <w:delText>3</w:delText>
                        </w:r>
                      </w:del>
                      <w:ins w:id="565"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567" w:author="Unknown Author" w:date="2021-12-06T12:01:24Z"/>
        </w:rPr>
      </w:pPr>
      <w:del w:id="566" w:author="Unknown Author" w:date="2021-12-06T12:01:24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5"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5"/>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del w:id="568" w:author="Unknown Author" w:date="2021-12-18T11:00:16Z">
        <w:r>
          <w:rPr/>
          <w:commentReference w:id="15"/>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6"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569" w:author="Unknown Author" w:date="2021-10-31T13:07:58Z">
        <w:r>
          <w:rPr>
            <w:rFonts w:cs="Times New Roman" w:ascii="Times New Roman" w:hAnsi="Times New Roman"/>
            <w:b w:val="false"/>
            <w:bCs w:val="false"/>
            <w:sz w:val="24"/>
            <w:szCs w:val="24"/>
          </w:rPr>
          <w:delText>f</w:delText>
        </w:r>
      </w:del>
      <w:ins w:id="570"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6"/>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11">
                <wp:simplePos x="0" y="0"/>
                <wp:positionH relativeFrom="column">
                  <wp:posOffset>1424940</wp:posOffset>
                </wp:positionH>
                <wp:positionV relativeFrom="paragraph">
                  <wp:posOffset>198120</wp:posOffset>
                </wp:positionV>
                <wp:extent cx="3397885" cy="146050"/>
                <wp:effectExtent l="0" t="0" r="0" b="0"/>
                <wp:wrapNone/>
                <wp:docPr id="42" name="Shape3"/>
                <a:graphic xmlns:a="http://schemas.openxmlformats.org/drawingml/2006/main">
                  <a:graphicData uri="http://schemas.microsoft.com/office/word/2010/wordprocessingShape">
                    <wps:wsp>
                      <wps:cNvSpPr/>
                      <wps:spPr>
                        <a:xfrm>
                          <a:off x="0" y="0"/>
                          <a:ext cx="3397320" cy="14544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571" w:author="Unknown Author" w:date="2021-12-10T10:52:31Z">
                              <w:r>
                                <w:rPr>
                                  <w:rFonts w:cs="Times New Roman" w:ascii="Times New Roman" w:hAnsi="Times New Roman"/>
                                  <w:color w:val="000000"/>
                                  <w:sz w:val="20"/>
                                  <w:szCs w:val="11"/>
                                </w:rPr>
                                <w:delText>4</w:delText>
                              </w:r>
                            </w:del>
                            <w:ins w:id="572"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wps:txbx>
                      <wps:bodyPr lIns="0" rIns="0" tIns="0" bIns="0">
                        <a:spAutoFit/>
                      </wps:bodyPr>
                    </wps:wsp>
                  </a:graphicData>
                </a:graphic>
              </wp:anchor>
            </w:drawing>
          </mc:Choice>
          <mc:Fallback>
            <w:pict>
              <v:rect id="shape_0" ID="Shape3" stroked="f" style="position:absolute;margin-left:112.2pt;margin-top:15.6pt;width:267.45pt;height:11.4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573" w:author="Unknown Author" w:date="2021-12-10T10:52:31Z">
                        <w:r>
                          <w:rPr>
                            <w:rFonts w:cs="Times New Roman" w:ascii="Times New Roman" w:hAnsi="Times New Roman"/>
                            <w:color w:val="000000"/>
                            <w:sz w:val="20"/>
                            <w:szCs w:val="11"/>
                          </w:rPr>
                          <w:delText>4</w:delText>
                        </w:r>
                      </w:del>
                      <w:ins w:id="574"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v:textbox>
              </v:rect>
            </w:pict>
          </mc:Fallback>
        </mc:AlternateContent>
        <w:drawing>
          <wp:anchor behindDoc="0" distT="0" distB="0" distL="0" distR="0" simplePos="0" locked="0" layoutInCell="1" allowOverlap="1" relativeHeight="10">
            <wp:simplePos x="0" y="0"/>
            <wp:positionH relativeFrom="column">
              <wp:posOffset>168910</wp:posOffset>
            </wp:positionH>
            <wp:positionV relativeFrom="paragraph">
              <wp:posOffset>-163195</wp:posOffset>
            </wp:positionV>
            <wp:extent cx="5829300" cy="257175"/>
            <wp:effectExtent l="0" t="0" r="0" b="0"/>
            <wp:wrapSquare wrapText="largest"/>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15"/>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575" w:author="Unknown Author" w:date="2021-12-09T12:28:00Z">
        <w:r>
          <w:rPr/>
          <w:commentReference w:id="16"/>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576"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577"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578"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579"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580"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581"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6">
            <wp:simplePos x="0" y="0"/>
            <wp:positionH relativeFrom="column">
              <wp:posOffset>1257300</wp:posOffset>
            </wp:positionH>
            <wp:positionV relativeFrom="paragraph">
              <wp:posOffset>-129540</wp:posOffset>
            </wp:positionV>
            <wp:extent cx="2857500" cy="1600200"/>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6"/>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7">
                <wp:simplePos x="0" y="0"/>
                <wp:positionH relativeFrom="column">
                  <wp:posOffset>1259840</wp:posOffset>
                </wp:positionH>
                <wp:positionV relativeFrom="paragraph">
                  <wp:posOffset>-254000</wp:posOffset>
                </wp:positionV>
                <wp:extent cx="3821430" cy="321310"/>
                <wp:effectExtent l="0" t="0" r="0" b="0"/>
                <wp:wrapNone/>
                <wp:docPr id="46" name="Shape32"/>
                <a:graphic xmlns:a="http://schemas.openxmlformats.org/drawingml/2006/main">
                  <a:graphicData uri="http://schemas.microsoft.com/office/word/2010/wordprocessingShape">
                    <wps:wsp>
                      <wps:cNvSpPr/>
                      <wps:spPr>
                        <a:xfrm>
                          <a:off x="0" y="0"/>
                          <a:ext cx="3820680" cy="32076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szCs w:val="24"/>
                              </w:rPr>
                              <w:t xml:space="preserve">Figure </w:t>
                            </w:r>
                            <w:del w:id="582" w:author="Unknown Author" w:date="2021-12-10T10:52:36Z">
                              <w:r>
                                <w:rPr>
                                  <w:color w:val="000000"/>
                                  <w:sz w:val="20"/>
                                  <w:szCs w:val="24"/>
                                </w:rPr>
                                <w:delText>5</w:delText>
                              </w:r>
                            </w:del>
                            <w:ins w:id="583" w:author="Unknown Author" w:date="2021-12-10T10:52:37Z">
                              <w:r>
                                <w:rPr>
                                  <w:color w:val="000000"/>
                                  <w:sz w:val="20"/>
                                  <w:szCs w:val="24"/>
                                </w:rPr>
                                <w:t>9</w:t>
                              </w:r>
                            </w:ins>
                            <w:r>
                              <w:rPr>
                                <w:color w:val="000000"/>
                                <w:sz w:val="20"/>
                                <w:szCs w:val="24"/>
                              </w:rPr>
                              <w:t>: THT based quartz oscillator; note the number printed</w:t>
                            </w:r>
                          </w:p>
                        </w:txbxContent>
                      </wps:txbx>
                      <wps:bodyPr lIns="0" rIns="0" tIns="0" bIns="0">
                        <a:noAutofit/>
                      </wps:bodyPr>
                    </wps:wsp>
                  </a:graphicData>
                </a:graphic>
              </wp:anchor>
            </w:drawing>
          </mc:Choice>
          <mc:Fallback>
            <w:pict>
              <v:rect id="shape_0" ID="Shape32" stroked="f" style="position:absolute;margin-left:99.2pt;margin-top:-20pt;width:300.8pt;height:25.2pt">
                <w10:wrap type="square"/>
                <v:fill o:detectmouseclick="t" on="false"/>
                <v:stroke color="#3465a4" joinstyle="round" endcap="flat"/>
                <v:textbox>
                  <w:txbxContent>
                    <w:p>
                      <w:pPr>
                        <w:pStyle w:val="FrameContents"/>
                        <w:overflowPunct w:val="false"/>
                        <w:rPr>
                          <w:color w:val="000000"/>
                        </w:rPr>
                      </w:pPr>
                      <w:r>
                        <w:rPr>
                          <w:color w:val="000000"/>
                          <w:sz w:val="20"/>
                          <w:szCs w:val="24"/>
                        </w:rPr>
                        <w:t xml:space="preserve">Figure </w:t>
                      </w:r>
                      <w:del w:id="584" w:author="Unknown Author" w:date="2021-12-10T10:52:36Z">
                        <w:r>
                          <w:rPr>
                            <w:color w:val="000000"/>
                            <w:sz w:val="20"/>
                            <w:szCs w:val="24"/>
                          </w:rPr>
                          <w:delText>5</w:delText>
                        </w:r>
                      </w:del>
                      <w:ins w:id="585" w:author="Unknown Author" w:date="2021-12-10T10:52:37Z">
                        <w:r>
                          <w:rPr>
                            <w:color w:val="000000"/>
                            <w:sz w:val="20"/>
                            <w:szCs w:val="24"/>
                          </w:rPr>
                          <w:t>9</w:t>
                        </w:r>
                      </w:ins>
                      <w:r>
                        <w:rPr>
                          <w:color w:val="000000"/>
                          <w:sz w:val="20"/>
                          <w:szCs w:val="24"/>
                        </w:rPr>
                        <w:t>: THT based quartz oscillator; note the number printed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591" w:author="Unknown Author" w:date="2021-10-31T13:12:45Z"/>
        </w:rPr>
      </w:pPr>
      <w:ins w:id="586" w:author="Unknown Author" w:date="2021-10-31T13:13:10Z">
        <w:r>
          <w:rPr>
            <w:rFonts w:ascii="Times New Roman" w:hAnsi="Times New Roman"/>
          </w:rPr>
          <w:tab/>
        </w:r>
      </w:ins>
      <w:ins w:id="587"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588"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589" w:author="Unknown Author" w:date="2021-10-31T13:12:45Z">
        <w:bookmarkStart w:id="47"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590" w:author="Unknown Author" w:date="2021-10-31T13:12:45Z">
        <w:bookmarkEnd w:id="47"/>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592"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center"/>
        <w:rPr>
          <w:rFonts w:ascii="Times New Roman" w:hAnsi="Times New Roman"/>
          <w:b/>
          <w:b/>
          <w:bCs/>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57900" cy="285750"/>
            <wp:effectExtent l="0" t="0" r="0" b="0"/>
            <wp:wrapSquare wrapText="largest"/>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17"/>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593" w:author="Unknown Author" w:date="2021-10-31T13:13:42Z">
        <w:r>
          <w:rPr>
            <w:rFonts w:cs="Times New Roman" w:ascii="Times New Roman" w:hAnsi="Times New Roman"/>
            <w:b w:val="false"/>
            <w:bCs w:val="false"/>
            <w:sz w:val="20"/>
            <w:szCs w:val="24"/>
          </w:rPr>
          <w:delText>5</w:delText>
        </w:r>
      </w:del>
      <w:ins w:id="594" w:author="Unknown Author" w:date="2021-12-10T10:52:42Z">
        <w:r>
          <w:rPr>
            <w:rFonts w:cs="Times New Roman" w:ascii="Times New Roman" w:hAnsi="Times New Roman"/>
            <w:b w:val="false"/>
            <w:bCs w:val="false"/>
            <w:sz w:val="20"/>
            <w:szCs w:val="24"/>
          </w:rPr>
          <w:t>10</w:t>
        </w:r>
      </w:ins>
      <w:r>
        <w:rPr>
          <w:rFonts w:cs="Times New Roman" w:ascii="Times New Roman" w:hAnsi="Times New Roman"/>
          <w:b w:val="false"/>
          <w:bCs w:val="false"/>
          <w:sz w:val="20"/>
          <w:szCs w:val="24"/>
        </w:rPr>
        <w:t>:Command for logging dataset</w:t>
      </w:r>
      <w:del w:id="595" w:author="Unknown Author" w:date="2021-12-10T10:52:54Z">
        <w:r>
          <w:rPr/>
          <w:commentReference w:id="17"/>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48"/>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Pre determined values of the independent variable</w:t>
      </w:r>
      <w:del w:id="596" w:author="Unknown Author" w:date="2021-12-18T10:25:26Z">
        <w:r>
          <w:rPr/>
          <w:commentReference w:id="18"/>
        </w:r>
      </w:del>
    </w:p>
    <w:p>
      <w:pPr>
        <w:pStyle w:val="Normal"/>
        <w:bidi w:val="0"/>
        <w:spacing w:lineRule="auto" w:line="24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Experimentation on Transfer Speed</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(1)</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(2)</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(3)</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ins w:id="598" w:author="Unknown Author" w:date="2021-10-29T15:52:39Z"/>
          <w:b w:val="false"/>
          <w:b w:val="false"/>
          <w:bCs w:val="false"/>
          <w:sz w:val="24"/>
        </w:rPr>
      </w:pPr>
      <w:ins w:id="597" w:author="Unknown Author" w:date="2021-10-29T15:52:39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(4)</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600" w:author="Unknown Author" w:date="2021-11-08T14:30:15Z"/>
          <w:b w:val="false"/>
          <w:b w:val="false"/>
          <w:bCs w:val="false"/>
          <w:sz w:val="24"/>
        </w:rPr>
      </w:pPr>
      <w:ins w:id="599" w:author="Unknown Author" w:date="2021-11-08T14:30:15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9"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49"/>
    </w:p>
    <w:p>
      <w:pPr>
        <w:pStyle w:val="Normal"/>
        <w:bidi w:val="0"/>
        <w:spacing w:lineRule="auto" w:line="480" w:before="0" w:after="159"/>
        <w:ind w:left="0" w:right="0" w:hanging="0"/>
        <w:jc w:val="both"/>
        <w:rPr>
          <w:b/>
          <w:b/>
          <w:bCs/>
          <w:del w:id="602" w:author="Unknown Author" w:date="2021-11-07T11:22:20Z"/>
        </w:rPr>
      </w:pPr>
      <w:ins w:id="601" w:author="Unknown Author" w:date="2021-11-07T11:22:12Z">
        <w:r>
          <w:rPr>
            <w:b/>
            <w:bCs/>
          </w:rPr>
          <w:t>Ethical Consideration</w:t>
        </w:r>
      </w:ins>
    </w:p>
    <w:p>
      <w:pPr>
        <w:pStyle w:val="Normal"/>
        <w:bidi w:val="0"/>
        <w:spacing w:lineRule="auto" w:line="480" w:before="0" w:after="159"/>
        <w:ind w:left="0" w:right="0" w:hanging="0"/>
        <w:jc w:val="both"/>
        <w:rPr>
          <w:b/>
          <w:b/>
          <w:bCs/>
          <w:ins w:id="604" w:author="Unknown Author" w:date="2021-11-07T11:38:40Z"/>
        </w:rPr>
      </w:pPr>
      <w:ins w:id="603" w:author="Unknown Author" w:date="2021-11-07T11:38:40Z">
        <w:r>
          <w:rPr>
            <w:b/>
            <w:bCs/>
          </w:rPr>
        </w:r>
      </w:ins>
    </w:p>
    <w:p>
      <w:pPr>
        <w:pStyle w:val="Normal"/>
        <w:bidi w:val="0"/>
        <w:spacing w:lineRule="auto" w:line="480" w:before="0" w:after="159"/>
        <w:ind w:left="0" w:right="0" w:hanging="0"/>
        <w:jc w:val="both"/>
        <w:rPr>
          <w:rFonts w:ascii="Times New Roman" w:hAnsi="Times New Roman"/>
          <w:b/>
          <w:b/>
          <w:bCs/>
        </w:rPr>
      </w:pPr>
      <w:ins w:id="605"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50"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50"/>
    </w:p>
    <w:p>
      <w:pPr>
        <w:pStyle w:val="Normal"/>
        <w:bidi w:val="0"/>
        <w:spacing w:lineRule="auto" w:line="480" w:before="0" w:after="159"/>
        <w:ind w:left="0" w:right="0" w:hanging="0"/>
        <w:jc w:val="both"/>
        <w:rPr>
          <w:rFonts w:ascii="Times New Roman" w:hAnsi="Times New Roman"/>
          <w:ins w:id="607" w:author="Unknown Author" w:date="2021-11-08T14:31:45Z"/>
        </w:rPr>
      </w:pPr>
      <w:ins w:id="606" w:author="Unknown Author" w:date="2021-11-08T14:31:45Z">
        <w:r>
          <w:rPr>
            <w:rFonts w:ascii="Times New Roman" w:hAnsi="Times New Roman"/>
            <w:b/>
            <w:bCs/>
          </w:rPr>
          <w:t>Factor Analysis</w:t>
        </w:r>
      </w:ins>
    </w:p>
    <w:p>
      <w:pPr>
        <w:pStyle w:val="Normal"/>
        <w:bidi w:val="0"/>
        <w:spacing w:lineRule="auto" w:line="480" w:before="0" w:after="159"/>
        <w:ind w:left="0" w:right="0" w:hanging="0"/>
        <w:jc w:val="both"/>
        <w:rPr>
          <w:rFonts w:ascii="Times New Roman" w:hAnsi="Times New Roman"/>
          <w:ins w:id="610" w:author="Unknown Author" w:date="2021-12-06T12:02:10Z"/>
        </w:rPr>
      </w:pPr>
      <w:ins w:id="608" w:author="Unknown Author" w:date="2021-11-08T14:31:45Z">
        <w:r>
          <w:rPr>
            <w:rFonts w:ascii="Times New Roman" w:hAnsi="Times New Roman"/>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609" w:author="Unknown Author" w:date="2021-11-08T14:31:45Z">
        <w:r>
          <w:rPr>
            <w:rFonts w:eastAsia="Noto Serif CJK SC" w:cs="Lohit Devanagari" w:ascii="Times New Roman" w:hAnsi="Times New Roman"/>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612" w:author="Unknown Author" w:date="2021-12-06T12:02:10Z"/>
          <w:b/>
          <w:b/>
          <w:bCs/>
        </w:rPr>
      </w:pPr>
      <w:ins w:id="611"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614" w:author="Unknown Author" w:date="2021-12-06T12:02:10Z"/>
          <w:b/>
          <w:b/>
          <w:bCs/>
        </w:rPr>
      </w:pPr>
      <w:ins w:id="613"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15"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16"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17"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18"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19"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620" w:author="Unknown Author" w:date="2021-11-08T14:31:45Z">
              <w:bookmarkStart w:id="51" w:name="__DdeLink__4282_2553731591"/>
              <w:r>
                <w:rPr>
                  <w:sz w:val="24"/>
                  <w:szCs w:val="24"/>
                </w:rPr>
                <w:t>Transfer   Itr</w:t>
              </w:r>
            </w:ins>
            <w:ins w:id="621" w:author="Unknown Author" w:date="2021-12-03T15:16:41Z">
              <w:r>
                <w:rPr>
                  <w:sz w:val="24"/>
                  <w:szCs w:val="24"/>
                </w:rPr>
                <w:t>1</w:t>
              </w:r>
            </w:ins>
            <w:bookmarkEnd w:id="51"/>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623" w:author="Unknown Author" w:date="2021-12-03T15:17:30Z"/>
              </w:rPr>
            </w:pPr>
            <w:ins w:id="622" w:author="Unknown Author" w:date="2021-12-03T15:17:30Z">
              <w:r>
                <w:rPr>
                  <w:sz w:val="24"/>
                  <w:szCs w:val="24"/>
                </w:rPr>
                <w:t>Transfer</w:t>
              </w:r>
            </w:ins>
          </w:p>
          <w:p>
            <w:pPr>
              <w:pStyle w:val="Normal"/>
              <w:widowControl w:val="false"/>
              <w:tabs>
                <w:tab w:val="clear" w:pos="709"/>
              </w:tabs>
              <w:jc w:val="both"/>
              <w:rPr>
                <w:sz w:val="24"/>
                <w:szCs w:val="24"/>
              </w:rPr>
            </w:pPr>
            <w:ins w:id="624"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25"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26"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27"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28"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29"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0"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1"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32"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3"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4"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5"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6" w:author="Unknown Author" w:date="2021-11-08T14:31:45Z">
              <w:r>
                <w:rPr/>
                <w:t>Latency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37"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8"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39"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40"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41"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42"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43"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44"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45"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46" w:author="Unknown Author" w:date="2021-11-08T14:31:45Z">
              <w:r>
                <w:rPr/>
                <w:t>Latency Itr4.4</w:t>
              </w:r>
            </w:ins>
          </w:p>
        </w:tc>
      </w:tr>
    </w:tbl>
    <w:p>
      <w:pPr>
        <w:pStyle w:val="Normal"/>
        <w:jc w:val="both"/>
        <w:rPr>
          <w:rFonts w:ascii="Times New Roman" w:hAnsi="Times New Roman" w:cs="Times New Roman"/>
          <w:ins w:id="648" w:author="Unknown Author" w:date="2021-11-08T14:31:45Z"/>
          <w:b/>
          <w:b/>
          <w:bCs/>
          <w:sz w:val="24"/>
          <w:szCs w:val="24"/>
        </w:rPr>
      </w:pPr>
      <w:ins w:id="647" w:author="Unknown Author" w:date="2021-11-08T14:31:45Z">
        <w:r>
          <w:rPr>
            <w:rFonts w:cs="Times New Roman" w:ascii="Times New Roman" w:hAnsi="Times New Roman"/>
            <w:b/>
            <w:bCs/>
            <w:sz w:val="24"/>
            <w:szCs w:val="24"/>
          </w:rPr>
        </w:r>
      </w:ins>
    </w:p>
    <w:p>
      <w:pPr>
        <w:pStyle w:val="Normal"/>
        <w:jc w:val="both"/>
        <w:rPr>
          <w:rFonts w:ascii="Times New Roman" w:hAnsi="Times New Roman" w:cs="Times New Roman"/>
          <w:ins w:id="650" w:author="Unknown Author" w:date="2021-11-08T14:31:45Z"/>
          <w:b/>
          <w:b/>
          <w:bCs/>
          <w:sz w:val="24"/>
          <w:szCs w:val="24"/>
        </w:rPr>
      </w:pPr>
      <w:ins w:id="649" w:author="Unknown Author" w:date="2021-11-08T14:31: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654" w:author="Unknown Author" w:date="2021-11-01T18:06:40Z"/>
          <w:b/>
          <w:b/>
          <w:bCs/>
          <w:sz w:val="24"/>
          <w:szCs w:val="24"/>
        </w:rPr>
      </w:pPr>
      <w:ins w:id="651" w:author="Unknown Author" w:date="2021-11-01T15:28:08Z">
        <w:r>
          <w:rPr>
            <w:rFonts w:cs="Times New Roman" w:ascii="Times New Roman" w:hAnsi="Times New Roman"/>
            <w:b/>
            <w:bCs/>
            <w:sz w:val="24"/>
            <w:szCs w:val="24"/>
          </w:rPr>
          <w:t>Statistical Treatment</w:t>
        </w:r>
      </w:ins>
      <w:del w:id="652" w:author="Unknown Author" w:date="2021-11-01T15:28:04Z">
        <w:r>
          <w:rPr>
            <w:rFonts w:cs="Times New Roman" w:ascii="Times New Roman" w:hAnsi="Times New Roman"/>
            <w:b w:val="false"/>
            <w:bCs w:val="false"/>
            <w:sz w:val="24"/>
            <w:szCs w:val="24"/>
          </w:rPr>
          <w:delText xml:space="preserve"> </w:delText>
        </w:r>
      </w:del>
      <w:del w:id="653"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656" w:author="Unknown Author" w:date="2021-11-01T18:06:36Z"/>
        </w:rPr>
      </w:pPr>
      <w:ins w:id="655"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true"/>
        <w:bidi w:val="0"/>
        <w:spacing w:lineRule="auto" w:line="480" w:before="0" w:after="159"/>
        <w:ind w:left="0" w:right="0" w:hanging="0"/>
        <w:jc w:val="both"/>
        <w:rPr>
          <w:rFonts w:ascii="Times New Roman" w:hAnsi="Times New Roman" w:cs="Times New Roman"/>
          <w:b/>
          <w:b/>
          <w:bCs/>
          <w:sz w:val="24"/>
          <w:szCs w:val="24"/>
          <w:del w:id="658" w:author="Unknown Author" w:date="2021-11-01T15:27:57Z"/>
        </w:rPr>
      </w:pPr>
      <w:del w:id="657"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660" w:author="Unknown Author" w:date="2021-11-01T15:27:57Z"/>
        </w:rPr>
      </w:pPr>
      <w:del w:id="659" w:author="Unknown Author" w:date="2021-11-01T15:27:57Z">
        <w:r>
          <w:rPr>
            <w:sz w:val="20"/>
            <w:szCs w:val="24"/>
          </w:rPr>
        </w:r>
      </w:del>
    </w:p>
    <w:p>
      <w:pPr>
        <w:pStyle w:val="Normal"/>
        <w:bidi w:val="0"/>
        <w:spacing w:lineRule="auto" w:line="480" w:before="0" w:after="159"/>
        <w:ind w:left="0" w:right="0" w:hanging="0"/>
        <w:jc w:val="both"/>
        <w:rPr>
          <w:sz w:val="20"/>
          <w:szCs w:val="24"/>
          <w:del w:id="662" w:author="Unknown Author" w:date="2021-11-01T15:27:57Z"/>
        </w:rPr>
      </w:pPr>
      <w:del w:id="661" w:author="Unknown Author" w:date="2021-11-01T15:27:57Z">
        <w:r>
          <w:rPr>
            <w:sz w:val="20"/>
            <w:szCs w:val="24"/>
          </w:rPr>
        </w:r>
      </w:del>
    </w:p>
    <w:p>
      <w:pPr>
        <w:pStyle w:val="Normal"/>
        <w:bidi w:val="0"/>
        <w:spacing w:lineRule="auto" w:line="480" w:before="0" w:after="159"/>
        <w:ind w:left="0" w:right="0" w:hanging="0"/>
        <w:jc w:val="both"/>
        <w:rPr>
          <w:sz w:val="20"/>
          <w:szCs w:val="24"/>
          <w:del w:id="664" w:author="Unknown Author" w:date="2021-11-01T15:27:57Z"/>
        </w:rPr>
      </w:pPr>
      <w:del w:id="663" w:author="Unknown Author" w:date="2021-11-01T15:27:57Z">
        <w:r>
          <w:rPr>
            <w:sz w:val="20"/>
            <w:szCs w:val="24"/>
          </w:rPr>
        </w:r>
      </w:del>
    </w:p>
    <w:p>
      <w:pPr>
        <w:pStyle w:val="Normal"/>
        <w:bidi w:val="0"/>
        <w:spacing w:lineRule="auto" w:line="480" w:before="0" w:after="159"/>
        <w:ind w:left="0" w:right="0" w:hanging="0"/>
        <w:jc w:val="both"/>
        <w:rPr>
          <w:sz w:val="20"/>
          <w:szCs w:val="24"/>
          <w:del w:id="666" w:author="Unknown Author" w:date="2021-11-01T15:27:57Z"/>
        </w:rPr>
      </w:pPr>
      <w:del w:id="665"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668" w:author="Unknown Author" w:date="2021-11-01T15:27:57Z"/>
        </w:rPr>
      </w:pPr>
      <w:del w:id="66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70" w:author="Unknown Author" w:date="2021-11-01T15:27:57Z"/>
        </w:rPr>
      </w:pPr>
      <w:del w:id="669"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672" w:author="Unknown Author" w:date="2021-11-01T15:27:57Z"/>
        </w:rPr>
      </w:pPr>
      <w:del w:id="67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74" w:author="Unknown Author" w:date="2021-11-01T15:27:57Z"/>
        </w:rPr>
      </w:pPr>
      <w:del w:id="67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76" w:author="Unknown Author" w:date="2021-11-01T15:27:57Z"/>
        </w:rPr>
      </w:pPr>
      <w:del w:id="67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78" w:author="Unknown Author" w:date="2021-11-01T15:27:57Z"/>
        </w:rPr>
      </w:pPr>
      <w:del w:id="67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80" w:author="Unknown Author" w:date="2021-11-01T15:27:57Z"/>
        </w:rPr>
      </w:pPr>
      <w:del w:id="679"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682" w:author="Unknown Author" w:date="2021-11-01T15:27:57Z"/>
        </w:rPr>
      </w:pPr>
      <w:del w:id="68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84" w:author="Unknown Author" w:date="2021-11-01T15:27:57Z"/>
        </w:rPr>
      </w:pPr>
      <w:del w:id="68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86" w:author="Unknown Author" w:date="2021-11-01T15:27:57Z"/>
        </w:rPr>
      </w:pPr>
      <w:del w:id="68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88" w:author="Unknown Author" w:date="2021-11-01T15:27:57Z"/>
        </w:rPr>
      </w:pPr>
      <w:del w:id="68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90" w:author="Unknown Author" w:date="2021-11-01T15:27:57Z"/>
        </w:rPr>
      </w:pPr>
      <w:del w:id="68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92" w:author="Unknown Author" w:date="2021-11-01T15:27:57Z"/>
        </w:rPr>
      </w:pPr>
      <w:del w:id="69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94" w:author="Unknown Author" w:date="2021-11-01T15:27:57Z"/>
        </w:rPr>
      </w:pPr>
      <w:del w:id="69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96" w:author="Unknown Author" w:date="2021-11-01T15:27:57Z"/>
        </w:rPr>
      </w:pPr>
      <w:del w:id="695"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698" w:author="Unknown Author" w:date="2021-11-01T15:27:57Z"/>
        </w:rPr>
      </w:pPr>
      <w:del w:id="69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700" w:author="Unknown Author" w:date="2021-11-01T15:27:57Z"/>
        </w:rPr>
      </w:pPr>
      <w:del w:id="699"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702" w:author="Unknown Author" w:date="2021-11-01T15:27:57Z"/>
        </w:rPr>
      </w:pPr>
      <w:del w:id="70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04" w:author="Unknown Author" w:date="2021-11-01T15:27:57Z"/>
        </w:rPr>
      </w:pPr>
      <w:del w:id="70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06" w:author="Unknown Author" w:date="2021-11-01T15:27:57Z"/>
        </w:rPr>
      </w:pPr>
      <w:del w:id="705"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708" w:author="Unknown Author" w:date="2021-11-01T18:06:24Z"/>
          <w:b w:val="false"/>
          <w:b w:val="false"/>
          <w:bCs w:val="false"/>
          <w:sz w:val="24"/>
          <w:szCs w:val="24"/>
        </w:rPr>
      </w:pPr>
      <w:ins w:id="707" w:author="Unknown Author" w:date="2021-11-01T18:06:24Z">
        <w:r>
          <w:rPr>
            <w:rFonts w:cs="Times New Roman" w:ascii="Times New Roman" w:hAnsi="Times New Roman"/>
            <w:b w:val="false"/>
            <w:bCs w:val="false"/>
            <w:sz w:val="24"/>
            <w:szCs w:val="24"/>
          </w:rPr>
        </w:r>
      </w:ins>
    </w:p>
    <w:p>
      <w:pPr>
        <w:pStyle w:val="Normal"/>
        <w:jc w:val="both"/>
        <w:rPr>
          <w:rFonts w:ascii="Times New Roman" w:hAnsi="Times New Roman"/>
          <w:ins w:id="710" w:author="Unknown Author" w:date="2021-11-01T18:05:53Z"/>
        </w:rPr>
      </w:pPr>
      <w:ins w:id="709" w:author="Unknown Author" w:date="2021-11-01T18:05:53Z">
        <w:r>
          <w:rPr>
            <w:rFonts w:ascii="Times New Roman" w:hAnsi="Times New Roman"/>
          </w:rPr>
          <w:drawing>
            <wp:anchor behindDoc="0" distT="0" distB="0" distL="0" distR="0" simplePos="0" locked="0" layoutInCell="1" allowOverlap="1" relativeHeight="24">
              <wp:simplePos x="0" y="0"/>
              <wp:positionH relativeFrom="column">
                <wp:posOffset>775970</wp:posOffset>
              </wp:positionH>
              <wp:positionV relativeFrom="paragraph">
                <wp:posOffset>-184785</wp:posOffset>
              </wp:positionV>
              <wp:extent cx="4175125" cy="2148205"/>
              <wp:effectExtent l="0" t="0" r="0" b="0"/>
              <wp:wrapSquare wrapText="largest"/>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18"/>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712" w:author="Unknown Author" w:date="2021-11-01T18:05:53Z"/>
        </w:rPr>
      </w:pPr>
      <w:ins w:id="711"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714" w:author="Unknown Author" w:date="2021-12-10T10:53:33Z"/>
          <w:i/>
          <w:i/>
          <w:iCs/>
          <w:sz w:val="20"/>
          <w:szCs w:val="24"/>
        </w:rPr>
      </w:pPr>
      <w:del w:id="713"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center"/>
        <w:rPr>
          <w:rFonts w:ascii="Times New Roman" w:hAnsi="Times New Roman"/>
          <w:ins w:id="717" w:author="Unknown Author" w:date="2021-11-03T09:49:29Z"/>
          <w:sz w:val="16"/>
          <w:szCs w:val="24"/>
        </w:rPr>
      </w:pPr>
      <w:ins w:id="715" w:author="Unknown Author" w:date="2021-12-10T10:53:33Z">
        <w:r>
          <w:rPr>
            <w:rFonts w:ascii="Times New Roman" w:hAnsi="Times New Roman"/>
            <w:sz w:val="16"/>
            <w:szCs w:val="24"/>
          </w:rPr>
          <w:t>Figure 11: mathematical formula of Pearson’s coeffi</w:t>
        </w:r>
      </w:ins>
      <w:ins w:id="716" w:author="Unknown Author" w:date="2021-12-10T10:54:00Z">
        <w:r>
          <w:rPr>
            <w:rFonts w:ascii="Times New Roman" w:hAnsi="Times New Roman"/>
            <w:sz w:val="16"/>
            <w:szCs w:val="24"/>
          </w:rPr>
          <w:t>cient</w:t>
        </w:r>
      </w:ins>
    </w:p>
    <w:p>
      <w:pPr>
        <w:pStyle w:val="Normal"/>
        <w:bidi w:val="0"/>
        <w:spacing w:lineRule="auto" w:line="480" w:before="0" w:after="159"/>
        <w:ind w:left="0" w:right="0" w:hanging="0"/>
        <w:jc w:val="both"/>
        <w:rPr>
          <w:rFonts w:ascii="Times New Roman" w:hAnsi="Times New Roman"/>
          <w:ins w:id="721" w:author="Unknown Author" w:date="2021-11-03T09:53:00Z"/>
          <w:b/>
          <w:b/>
          <w:bCs/>
        </w:rPr>
      </w:pPr>
      <w:ins w:id="718" w:author="Unknown Author" w:date="2021-11-03T09:51:50Z">
        <w:r>
          <w:rPr>
            <w:rFonts w:ascii="Times New Roman" w:hAnsi="Times New Roman"/>
            <w:i w:val="false"/>
            <w:iCs w:val="false"/>
          </w:rPr>
          <w:t>The statistical test wo</w:t>
        </w:r>
      </w:ins>
      <w:ins w:id="719"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720"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b/>
          <w:b/>
          <w:bCs/>
        </w:rPr>
      </w:pPr>
      <w:ins w:id="722" w:author="Unknown Author" w:date="2021-11-03T09:53:00Z">
        <w:r>
          <w:rPr>
            <w:rFonts w:ascii="Times New Roman" w:hAnsi="Times New Roman"/>
            <w:b/>
            <w:bCs/>
            <w:i w:val="false"/>
            <w:iCs w:val="false"/>
          </w:rPr>
          <w:t>Descriptive S</w:t>
        </w:r>
      </w:ins>
      <w:ins w:id="723"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726" w:author="Unknown Author" w:date="2021-11-03T09:59:08Z"/>
          <w:b/>
          <w:b/>
          <w:bCs/>
        </w:rPr>
      </w:pPr>
      <w:ins w:id="724"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725"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727"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25">
                <wp:simplePos x="0" y="0"/>
                <wp:positionH relativeFrom="column">
                  <wp:posOffset>23495</wp:posOffset>
                </wp:positionH>
                <wp:positionV relativeFrom="paragraph">
                  <wp:posOffset>-61595</wp:posOffset>
                </wp:positionV>
                <wp:extent cx="4547870" cy="1640840"/>
                <wp:effectExtent l="0" t="0" r="0" b="0"/>
                <wp:wrapNone/>
                <wp:docPr id="50" name="Shape56"/>
                <a:graphic xmlns:a="http://schemas.openxmlformats.org/drawingml/2006/main">
                  <a:graphicData uri="http://schemas.microsoft.com/office/word/2010/wordprocessingShape">
                    <wps:wsp>
                      <wps:cNvSpPr/>
                      <wps:spPr>
                        <a:xfrm>
                          <a:off x="0" y="0"/>
                          <a:ext cx="4547160" cy="1640160"/>
                        </a:xfrm>
                        <a:prstGeom prst="rect">
                          <a:avLst/>
                        </a:prstGeom>
                        <a:noFill/>
                        <a:ln>
                          <a:noFill/>
                        </a:ln>
                      </wps:spPr>
                      <wps:style>
                        <a:lnRef idx="0"/>
                        <a:fillRef idx="0"/>
                        <a:effectRef idx="0"/>
                        <a:fontRef idx="minor"/>
                      </wps:style>
                      <wps:txbx>
                        <w:txbxContent>
                          <w:p>
                            <w:pPr>
                              <w:pStyle w:val="FrameContents"/>
                              <w:overflowPunct w:val="false"/>
                              <w:rPr>
                                <w:color w:val="000000"/>
                                <w:ins w:id="729" w:author="Unknown Author" w:date="2021-11-03T10:00:30Z"/>
                              </w:rPr>
                            </w:pPr>
                            <w:ins w:id="728" w:author="Unknown Author" w:date="2021-11-03T10:00:30Z">
                              <w:r>
                                <w:rPr>
                                  <w:color w:val="000000"/>
                                  <w:sz w:val="20"/>
                                </w:rPr>
                                <w:t>t %&gt;%</w:t>
                              </w:r>
                            </w:ins>
                          </w:p>
                          <w:p>
                            <w:pPr>
                              <w:pStyle w:val="FrameContents"/>
                              <w:overflowPunct w:val="false"/>
                              <w:rPr>
                                <w:color w:val="000000"/>
                                <w:ins w:id="732" w:author="Unknown Author" w:date="2021-11-03T10:00:30Z"/>
                              </w:rPr>
                            </w:pPr>
                            <w:ins w:id="730" w:author="Unknown Author" w:date="2021-11-03T10:00:30Z">
                              <w:r>
                                <w:rPr>
                                  <w:color w:val="000000"/>
                                  <w:sz w:val="20"/>
                                </w:rPr>
                                <w:t xml:space="preserve">  </w:t>
                              </w:r>
                            </w:ins>
                            <w:ins w:id="731" w:author="Unknown Author" w:date="2021-11-03T10:00:30Z">
                              <w:r>
                                <w:rPr>
                                  <w:color w:val="000000"/>
                                  <w:sz w:val="20"/>
                                </w:rPr>
                                <w:t>ggplot(aes(y=ping, x=time))+</w:t>
                              </w:r>
                            </w:ins>
                          </w:p>
                          <w:p>
                            <w:pPr>
                              <w:pStyle w:val="FrameContents"/>
                              <w:overflowPunct w:val="false"/>
                              <w:rPr>
                                <w:color w:val="000000"/>
                                <w:ins w:id="735" w:author="Unknown Author" w:date="2021-11-03T10:00:30Z"/>
                              </w:rPr>
                            </w:pPr>
                            <w:ins w:id="733" w:author="Unknown Author" w:date="2021-11-03T10:00:30Z">
                              <w:r>
                                <w:rPr>
                                  <w:color w:val="000000"/>
                                  <w:sz w:val="20"/>
                                </w:rPr>
                                <w:t xml:space="preserve">  </w:t>
                              </w:r>
                            </w:ins>
                            <w:ins w:id="734" w:author="Unknown Author" w:date="2021-11-03T10:00:30Z">
                              <w:r>
                                <w:rPr>
                                  <w:color w:val="000000"/>
                                  <w:sz w:val="20"/>
                                </w:rPr>
                                <w:t>ggtitle("Network Latency ")+ #formatting</w:t>
                              </w:r>
                            </w:ins>
                          </w:p>
                          <w:p>
                            <w:pPr>
                              <w:pStyle w:val="FrameContents"/>
                              <w:overflowPunct w:val="false"/>
                              <w:rPr>
                                <w:color w:val="000000"/>
                                <w:ins w:id="738" w:author="Unknown Author" w:date="2021-11-03T10:00:30Z"/>
                              </w:rPr>
                            </w:pPr>
                            <w:ins w:id="736" w:author="Unknown Author" w:date="2021-11-03T10:00:30Z">
                              <w:r>
                                <w:rPr>
                                  <w:color w:val="000000"/>
                                  <w:sz w:val="20"/>
                                </w:rPr>
                                <w:t xml:space="preserve">  </w:t>
                              </w:r>
                            </w:ins>
                            <w:ins w:id="737" w:author="Unknown Author" w:date="2021-11-03T10:00:30Z">
                              <w:r>
                                <w:rPr>
                                  <w:color w:val="000000"/>
                                  <w:sz w:val="20"/>
                                </w:rPr>
                                <w:t>labs(y = "Latency (ms)", x = "Time in seconds")+</w:t>
                              </w:r>
                            </w:ins>
                          </w:p>
                          <w:p>
                            <w:pPr>
                              <w:pStyle w:val="FrameContents"/>
                              <w:overflowPunct w:val="false"/>
                              <w:rPr>
                                <w:color w:val="000000"/>
                                <w:ins w:id="741" w:author="Unknown Author" w:date="2021-11-03T10:00:30Z"/>
                              </w:rPr>
                            </w:pPr>
                            <w:ins w:id="739" w:author="Unknown Author" w:date="2021-11-03T10:00:30Z">
                              <w:r>
                                <w:rPr>
                                  <w:color w:val="000000"/>
                                  <w:sz w:val="20"/>
                                </w:rPr>
                                <w:t xml:space="preserve">  </w:t>
                              </w:r>
                            </w:ins>
                            <w:ins w:id="740" w:author="Unknown Author" w:date="2021-11-03T10:00:30Z">
                              <w:r>
                                <w:rPr>
                                  <w:color w:val="000000"/>
                                  <w:sz w:val="20"/>
                                </w:rPr>
                                <w:t>theme(</w:t>
                              </w:r>
                            </w:ins>
                          </w:p>
                          <w:p>
                            <w:pPr>
                              <w:pStyle w:val="FrameContents"/>
                              <w:overflowPunct w:val="false"/>
                              <w:rPr>
                                <w:color w:val="000000"/>
                                <w:ins w:id="744" w:author="Unknown Author" w:date="2021-11-03T10:00:30Z"/>
                              </w:rPr>
                            </w:pPr>
                            <w:ins w:id="742" w:author="Unknown Author" w:date="2021-11-03T10:00:30Z">
                              <w:r>
                                <w:rPr>
                                  <w:color w:val="000000"/>
                                  <w:sz w:val="20"/>
                                </w:rPr>
                                <w:t xml:space="preserve">    </w:t>
                              </w:r>
                            </w:ins>
                            <w:ins w:id="743" w:author="Unknown Author" w:date="2021-11-03T10:00:30Z">
                              <w:r>
                                <w:rPr>
                                  <w:color w:val="000000"/>
                                  <w:sz w:val="20"/>
                                </w:rPr>
                                <w:t>axis.title.x = element_text(size = 10),</w:t>
                              </w:r>
                            </w:ins>
                          </w:p>
                          <w:p>
                            <w:pPr>
                              <w:pStyle w:val="FrameContents"/>
                              <w:overflowPunct w:val="false"/>
                              <w:rPr>
                                <w:color w:val="000000"/>
                                <w:ins w:id="747" w:author="Unknown Author" w:date="2021-11-03T10:00:30Z"/>
                              </w:rPr>
                            </w:pPr>
                            <w:ins w:id="745" w:author="Unknown Author" w:date="2021-11-03T10:00:30Z">
                              <w:r>
                                <w:rPr>
                                  <w:color w:val="000000"/>
                                  <w:sz w:val="20"/>
                                </w:rPr>
                                <w:t xml:space="preserve">    </w:t>
                              </w:r>
                            </w:ins>
                            <w:ins w:id="746" w:author="Unknown Author" w:date="2021-11-03T10:00:30Z">
                              <w:r>
                                <w:rPr>
                                  <w:color w:val="000000"/>
                                  <w:sz w:val="20"/>
                                </w:rPr>
                                <w:t>axis.title.y = element_text(size = 10))+</w:t>
                              </w:r>
                            </w:ins>
                          </w:p>
                          <w:p>
                            <w:pPr>
                              <w:pStyle w:val="FrameContents"/>
                              <w:overflowPunct w:val="false"/>
                              <w:rPr>
                                <w:color w:val="000000"/>
                                <w:ins w:id="750" w:author="Unknown Author" w:date="2021-11-03T10:00:30Z"/>
                              </w:rPr>
                            </w:pPr>
                            <w:ins w:id="748" w:author="Unknown Author" w:date="2021-11-03T10:00:30Z">
                              <w:r>
                                <w:rPr>
                                  <w:color w:val="000000"/>
                                  <w:sz w:val="20"/>
                                </w:rPr>
                                <w:t xml:space="preserve">  </w:t>
                              </w:r>
                            </w:ins>
                            <w:ins w:id="749" w:author="Unknown Author" w:date="2021-11-03T10:00:30Z">
                              <w:r>
                                <w:rPr>
                                  <w:color w:val="000000"/>
                                  <w:sz w:val="20"/>
                                </w:rPr>
                                <w:t>#scale_y_continuous(trans='log2')+ #log function for better view</w:t>
                              </w:r>
                            </w:ins>
                          </w:p>
                          <w:p>
                            <w:pPr>
                              <w:pStyle w:val="FrameContents"/>
                              <w:overflowPunct w:val="false"/>
                              <w:rPr>
                                <w:color w:val="000000"/>
                              </w:rPr>
                            </w:pPr>
                            <w:ins w:id="751" w:author="Unknown Author" w:date="2021-11-03T10:00:30Z">
                              <w:r>
                                <w:rPr>
                                  <w:color w:val="000000"/>
                                  <w:sz w:val="20"/>
                                </w:rPr>
                                <w:t xml:space="preserve">  </w:t>
                              </w:r>
                            </w:ins>
                            <w:ins w:id="752"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8pt;height:129.1pt">
                <w10:wrap type="square"/>
                <v:fill o:detectmouseclick="t" on="false"/>
                <v:stroke color="#3465a4" joinstyle="round" endcap="flat"/>
                <v:textbox>
                  <w:txbxContent>
                    <w:p>
                      <w:pPr>
                        <w:pStyle w:val="FrameContents"/>
                        <w:overflowPunct w:val="false"/>
                        <w:rPr>
                          <w:color w:val="000000"/>
                          <w:ins w:id="754" w:author="Unknown Author" w:date="2021-11-03T10:00:30Z"/>
                        </w:rPr>
                      </w:pPr>
                      <w:ins w:id="753" w:author="Unknown Author" w:date="2021-11-03T10:00:30Z">
                        <w:r>
                          <w:rPr>
                            <w:color w:val="000000"/>
                            <w:sz w:val="20"/>
                          </w:rPr>
                          <w:t>t %&gt;%</w:t>
                        </w:r>
                      </w:ins>
                    </w:p>
                    <w:p>
                      <w:pPr>
                        <w:pStyle w:val="FrameContents"/>
                        <w:overflowPunct w:val="false"/>
                        <w:rPr>
                          <w:color w:val="000000"/>
                          <w:ins w:id="757" w:author="Unknown Author" w:date="2021-11-03T10:00:30Z"/>
                        </w:rPr>
                      </w:pPr>
                      <w:ins w:id="755" w:author="Unknown Author" w:date="2021-11-03T10:00:30Z">
                        <w:r>
                          <w:rPr>
                            <w:color w:val="000000"/>
                            <w:sz w:val="20"/>
                          </w:rPr>
                          <w:t xml:space="preserve">  </w:t>
                        </w:r>
                      </w:ins>
                      <w:ins w:id="756" w:author="Unknown Author" w:date="2021-11-03T10:00:30Z">
                        <w:r>
                          <w:rPr>
                            <w:color w:val="000000"/>
                            <w:sz w:val="20"/>
                          </w:rPr>
                          <w:t>ggplot(aes(y=ping, x=time))+</w:t>
                        </w:r>
                      </w:ins>
                    </w:p>
                    <w:p>
                      <w:pPr>
                        <w:pStyle w:val="FrameContents"/>
                        <w:overflowPunct w:val="false"/>
                        <w:rPr>
                          <w:color w:val="000000"/>
                          <w:ins w:id="760" w:author="Unknown Author" w:date="2021-11-03T10:00:30Z"/>
                        </w:rPr>
                      </w:pPr>
                      <w:ins w:id="758" w:author="Unknown Author" w:date="2021-11-03T10:00:30Z">
                        <w:r>
                          <w:rPr>
                            <w:color w:val="000000"/>
                            <w:sz w:val="20"/>
                          </w:rPr>
                          <w:t xml:space="preserve">  </w:t>
                        </w:r>
                      </w:ins>
                      <w:ins w:id="759" w:author="Unknown Author" w:date="2021-11-03T10:00:30Z">
                        <w:r>
                          <w:rPr>
                            <w:color w:val="000000"/>
                            <w:sz w:val="20"/>
                          </w:rPr>
                          <w:t>ggtitle("Network Latency ")+ #formatting</w:t>
                        </w:r>
                      </w:ins>
                    </w:p>
                    <w:p>
                      <w:pPr>
                        <w:pStyle w:val="FrameContents"/>
                        <w:overflowPunct w:val="false"/>
                        <w:rPr>
                          <w:color w:val="000000"/>
                          <w:ins w:id="763" w:author="Unknown Author" w:date="2021-11-03T10:00:30Z"/>
                        </w:rPr>
                      </w:pPr>
                      <w:ins w:id="761" w:author="Unknown Author" w:date="2021-11-03T10:00:30Z">
                        <w:r>
                          <w:rPr>
                            <w:color w:val="000000"/>
                            <w:sz w:val="20"/>
                          </w:rPr>
                          <w:t xml:space="preserve">  </w:t>
                        </w:r>
                      </w:ins>
                      <w:ins w:id="762" w:author="Unknown Author" w:date="2021-11-03T10:00:30Z">
                        <w:r>
                          <w:rPr>
                            <w:color w:val="000000"/>
                            <w:sz w:val="20"/>
                          </w:rPr>
                          <w:t>labs(y = "Latency (ms)", x = "Time in seconds")+</w:t>
                        </w:r>
                      </w:ins>
                    </w:p>
                    <w:p>
                      <w:pPr>
                        <w:pStyle w:val="FrameContents"/>
                        <w:overflowPunct w:val="false"/>
                        <w:rPr>
                          <w:color w:val="000000"/>
                          <w:ins w:id="766" w:author="Unknown Author" w:date="2021-11-03T10:00:30Z"/>
                        </w:rPr>
                      </w:pPr>
                      <w:ins w:id="764" w:author="Unknown Author" w:date="2021-11-03T10:00:30Z">
                        <w:r>
                          <w:rPr>
                            <w:color w:val="000000"/>
                            <w:sz w:val="20"/>
                          </w:rPr>
                          <w:t xml:space="preserve">  </w:t>
                        </w:r>
                      </w:ins>
                      <w:ins w:id="765" w:author="Unknown Author" w:date="2021-11-03T10:00:30Z">
                        <w:r>
                          <w:rPr>
                            <w:color w:val="000000"/>
                            <w:sz w:val="20"/>
                          </w:rPr>
                          <w:t>theme(</w:t>
                        </w:r>
                      </w:ins>
                    </w:p>
                    <w:p>
                      <w:pPr>
                        <w:pStyle w:val="FrameContents"/>
                        <w:overflowPunct w:val="false"/>
                        <w:rPr>
                          <w:color w:val="000000"/>
                          <w:ins w:id="769" w:author="Unknown Author" w:date="2021-11-03T10:00:30Z"/>
                        </w:rPr>
                      </w:pPr>
                      <w:ins w:id="767" w:author="Unknown Author" w:date="2021-11-03T10:00:30Z">
                        <w:r>
                          <w:rPr>
                            <w:color w:val="000000"/>
                            <w:sz w:val="20"/>
                          </w:rPr>
                          <w:t xml:space="preserve">    </w:t>
                        </w:r>
                      </w:ins>
                      <w:ins w:id="768" w:author="Unknown Author" w:date="2021-11-03T10:00:30Z">
                        <w:r>
                          <w:rPr>
                            <w:color w:val="000000"/>
                            <w:sz w:val="20"/>
                          </w:rPr>
                          <w:t>axis.title.x = element_text(size = 10),</w:t>
                        </w:r>
                      </w:ins>
                    </w:p>
                    <w:p>
                      <w:pPr>
                        <w:pStyle w:val="FrameContents"/>
                        <w:overflowPunct w:val="false"/>
                        <w:rPr>
                          <w:color w:val="000000"/>
                          <w:ins w:id="772" w:author="Unknown Author" w:date="2021-11-03T10:00:30Z"/>
                        </w:rPr>
                      </w:pPr>
                      <w:ins w:id="770" w:author="Unknown Author" w:date="2021-11-03T10:00:30Z">
                        <w:r>
                          <w:rPr>
                            <w:color w:val="000000"/>
                            <w:sz w:val="20"/>
                          </w:rPr>
                          <w:t xml:space="preserve">    </w:t>
                        </w:r>
                      </w:ins>
                      <w:ins w:id="771" w:author="Unknown Author" w:date="2021-11-03T10:00:30Z">
                        <w:r>
                          <w:rPr>
                            <w:color w:val="000000"/>
                            <w:sz w:val="20"/>
                          </w:rPr>
                          <w:t>axis.title.y = element_text(size = 10))+</w:t>
                        </w:r>
                      </w:ins>
                    </w:p>
                    <w:p>
                      <w:pPr>
                        <w:pStyle w:val="FrameContents"/>
                        <w:overflowPunct w:val="false"/>
                        <w:rPr>
                          <w:color w:val="000000"/>
                          <w:ins w:id="775" w:author="Unknown Author" w:date="2021-11-03T10:00:30Z"/>
                        </w:rPr>
                      </w:pPr>
                      <w:ins w:id="773" w:author="Unknown Author" w:date="2021-11-03T10:00:30Z">
                        <w:r>
                          <w:rPr>
                            <w:color w:val="000000"/>
                            <w:sz w:val="20"/>
                          </w:rPr>
                          <w:t xml:space="preserve">  </w:t>
                        </w:r>
                      </w:ins>
                      <w:ins w:id="774" w:author="Unknown Author" w:date="2021-11-03T10:00:30Z">
                        <w:r>
                          <w:rPr>
                            <w:color w:val="000000"/>
                            <w:sz w:val="20"/>
                          </w:rPr>
                          <w:t>#scale_y_continuous(trans='log2')+ #log function for better view</w:t>
                        </w:r>
                      </w:ins>
                    </w:p>
                    <w:p>
                      <w:pPr>
                        <w:pStyle w:val="FrameContents"/>
                        <w:overflowPunct w:val="false"/>
                        <w:rPr>
                          <w:color w:val="000000"/>
                        </w:rPr>
                      </w:pPr>
                      <w:ins w:id="776" w:author="Unknown Author" w:date="2021-11-03T10:00:30Z">
                        <w:r>
                          <w:rPr>
                            <w:color w:val="000000"/>
                            <w:sz w:val="20"/>
                          </w:rPr>
                          <w:t xml:space="preserve">  </w:t>
                        </w:r>
                      </w:ins>
                      <w:ins w:id="777"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779" w:author="Unknown Author" w:date="2021-11-03T10:00:30Z"/>
          <w:b w:val="false"/>
          <w:b w:val="false"/>
          <w:bCs w:val="false"/>
          <w:i w:val="false"/>
          <w:i w:val="false"/>
          <w:iCs w:val="false"/>
        </w:rPr>
      </w:pPr>
      <w:ins w:id="778"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81" w:author="Unknown Author" w:date="2021-11-03T10:00:30Z"/>
          <w:b w:val="false"/>
          <w:b w:val="false"/>
          <w:bCs w:val="false"/>
          <w:i w:val="false"/>
          <w:i w:val="false"/>
          <w:iCs w:val="false"/>
        </w:rPr>
      </w:pPr>
      <w:ins w:id="780"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83" w:author="Unknown Author" w:date="2021-11-03T10:00:30Z"/>
          <w:b w:val="false"/>
          <w:b w:val="false"/>
          <w:bCs w:val="false"/>
          <w:i w:val="false"/>
          <w:i w:val="false"/>
          <w:iCs w:val="false"/>
        </w:rPr>
      </w:pPr>
      <w:ins w:id="782"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86" w:author="Unknown Author" w:date="2021-11-03T10:01:07Z"/>
          <w:b/>
          <w:b/>
          <w:bCs/>
        </w:rPr>
      </w:pPr>
      <w:ins w:id="784" w:author="Unknown Author" w:date="2021-11-03T10:00:30Z">
        <w:r>
          <w:rPr>
            <w:rFonts w:ascii="Times New Roman" w:hAnsi="Times New Roman"/>
            <w:b w:val="false"/>
            <w:bCs w:val="false"/>
            <w:i w:val="false"/>
            <w:iCs w:val="false"/>
          </w:rPr>
          <w:t>Where</w:t>
        </w:r>
      </w:ins>
      <w:ins w:id="785"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788" w:author="Unknown Author" w:date="2021-11-03T10:01:07Z"/>
          <w:b/>
          <w:b/>
          <w:bCs/>
        </w:rPr>
      </w:pPr>
      <w:ins w:id="787"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791" w:author="Unknown Author" w:date="2021-11-03T10:02:00Z"/>
          <w:b/>
          <w:b/>
          <w:bCs/>
        </w:rPr>
      </w:pPr>
      <w:ins w:id="789" w:author="Unknown Author" w:date="2021-11-03T10:01:07Z">
        <w:r>
          <w:rPr>
            <w:rFonts w:ascii="Times New Roman" w:hAnsi="Times New Roman"/>
            <w:b w:val="false"/>
            <w:bCs w:val="false"/>
            <w:i w:val="false"/>
            <w:iCs w:val="false"/>
          </w:rPr>
          <w:t>gg</w:t>
        </w:r>
      </w:ins>
      <w:ins w:id="790"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799" w:author="Unknown Author" w:date="2021-11-03T10:04:05Z"/>
          <w:b/>
          <w:b/>
          <w:bCs/>
        </w:rPr>
      </w:pPr>
      <w:ins w:id="792" w:author="Unknown Author" w:date="2021-11-03T10:02:00Z">
        <w:r>
          <w:rPr>
            <w:rFonts w:ascii="Times New Roman" w:hAnsi="Times New Roman"/>
            <w:b w:val="false"/>
            <w:bCs w:val="false"/>
            <w:i w:val="false"/>
            <w:iCs w:val="false"/>
          </w:rPr>
          <w:t>scale</w:t>
        </w:r>
      </w:ins>
      <w:ins w:id="793" w:author="Unknown Author" w:date="2021-11-03T10:03:00Z">
        <w:r>
          <w:rPr>
            <w:rFonts w:ascii="Times New Roman" w:hAnsi="Times New Roman"/>
            <w:b w:val="false"/>
            <w:bCs w:val="false"/>
            <w:i w:val="false"/>
            <w:iCs w:val="false"/>
          </w:rPr>
          <w:t>_y_continuous- for binary logarithm</w:t>
        </w:r>
      </w:ins>
      <w:ins w:id="794" w:author="Unknown Author" w:date="2021-11-03T10:04:05Z">
        <w:r>
          <w:rPr>
            <w:rFonts w:ascii="Times New Roman" w:hAnsi="Times New Roman"/>
            <w:b w:val="false"/>
            <w:bCs w:val="false"/>
            <w:i w:val="false"/>
            <w:iCs w:val="false"/>
          </w:rPr>
          <w:t xml:space="preserve"> which is equal to x = log</w:t>
        </w:r>
      </w:ins>
      <w:ins w:id="795" w:author="Unknown Author" w:date="2021-11-03T10:04:05Z">
        <w:r>
          <w:rPr>
            <w:rFonts w:ascii="Times New Roman" w:hAnsi="Times New Roman"/>
            <w:b w:val="false"/>
            <w:bCs w:val="false"/>
            <w:i w:val="false"/>
            <w:iCs w:val="false"/>
            <w:vertAlign w:val="subscript"/>
          </w:rPr>
          <w:t xml:space="preserve">2 </w:t>
        </w:r>
      </w:ins>
      <w:ins w:id="796" w:author="Unknown Author" w:date="2021-11-03T10:04:05Z">
        <w:r>
          <w:rPr>
            <w:rFonts w:ascii="Times New Roman" w:hAnsi="Times New Roman"/>
            <w:b w:val="false"/>
            <w:bCs w:val="false"/>
            <w:i w:val="false"/>
            <w:iCs w:val="false"/>
            <w:position w:val="0"/>
            <w:sz w:val="24"/>
            <w:sz w:val="24"/>
            <w:vertAlign w:val="baseline"/>
          </w:rPr>
          <w:t>or 2</w:t>
        </w:r>
      </w:ins>
      <w:ins w:id="797" w:author="Unknown Author" w:date="2021-11-03T10:04:05Z">
        <w:r>
          <w:rPr>
            <w:rFonts w:ascii="Times New Roman" w:hAnsi="Times New Roman"/>
            <w:b w:val="false"/>
            <w:bCs w:val="false"/>
            <w:i w:val="false"/>
            <w:iCs w:val="false"/>
            <w:vertAlign w:val="superscript"/>
          </w:rPr>
          <w:t xml:space="preserve">x </w:t>
        </w:r>
      </w:ins>
      <w:ins w:id="798"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800" w:author="Unknown Author" w:date="2021-11-03T10:04:05Z">
        <w:r>
          <w:rPr>
            <w:rFonts w:ascii="Times New Roman" w:hAnsi="Times New Roman"/>
            <w:b w:val="false"/>
            <w:bCs w:val="false"/>
            <w:i w:val="false"/>
            <w:iCs w:val="false"/>
            <w:position w:val="0"/>
            <w:sz w:val="24"/>
            <w:sz w:val="24"/>
            <w:vertAlign w:val="baseline"/>
          </w:rPr>
          <w:t>geom_line</w:t>
        </w:r>
      </w:ins>
      <w:ins w:id="801"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802" w:author="Unknown Author" w:date="2021-11-07T11:40:05Z">
        <w:r>
          <w:rPr>
            <w:rFonts w:ascii="Times New Roman" w:hAnsi="Times New Roman"/>
            <w:b w:val="false"/>
            <w:bCs w:val="false"/>
            <w:i w:val="false"/>
            <w:iCs w:val="false"/>
            <w:position w:val="0"/>
            <w:sz w:val="24"/>
            <w:sz w:val="24"/>
            <w:vertAlign w:val="baseline"/>
          </w:rPr>
          <w:tab/>
        </w:r>
      </w:ins>
      <w:ins w:id="803" w:author="Unknown Author" w:date="2021-11-03T10:10:07Z">
        <w:r>
          <w:rPr>
            <w:rFonts w:ascii="Times New Roman" w:hAnsi="Times New Roman"/>
            <w:b w:val="false"/>
            <w:bCs w:val="false"/>
            <w:i w:val="false"/>
            <w:iCs w:val="false"/>
            <w:position w:val="0"/>
            <w:sz w:val="24"/>
            <w:sz w:val="24"/>
            <w:vertAlign w:val="baseline"/>
          </w:rPr>
          <w:t>On line graph</w:t>
        </w:r>
      </w:ins>
      <w:ins w:id="804"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805"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806"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807"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26">
                <wp:simplePos x="0" y="0"/>
                <wp:positionH relativeFrom="column">
                  <wp:posOffset>156845</wp:posOffset>
                </wp:positionH>
                <wp:positionV relativeFrom="paragraph">
                  <wp:posOffset>-193040</wp:posOffset>
                </wp:positionV>
                <wp:extent cx="4636135" cy="3534410"/>
                <wp:effectExtent l="0" t="0" r="0" b="0"/>
                <wp:wrapNone/>
                <wp:docPr id="52" name="Shape56_0"/>
                <a:graphic xmlns:a="http://schemas.openxmlformats.org/drawingml/2006/main">
                  <a:graphicData uri="http://schemas.microsoft.com/office/word/2010/wordprocessingShape">
                    <wps:wsp>
                      <wps:cNvSpPr/>
                      <wps:spPr>
                        <a:xfrm>
                          <a:off x="0" y="0"/>
                          <a:ext cx="4635360" cy="3533760"/>
                        </a:xfrm>
                        <a:prstGeom prst="rect">
                          <a:avLst/>
                        </a:prstGeom>
                        <a:noFill/>
                        <a:ln>
                          <a:noFill/>
                        </a:ln>
                      </wps:spPr>
                      <wps:style>
                        <a:lnRef idx="0"/>
                        <a:fillRef idx="0"/>
                        <a:effectRef idx="0"/>
                        <a:fontRef idx="minor"/>
                      </wps:style>
                      <wps:txbx>
                        <w:txbxContent>
                          <w:p>
                            <w:pPr>
                              <w:pStyle w:val="FrameContents"/>
                              <w:overflowPunct w:val="false"/>
                              <w:rPr>
                                <w:color w:val="000000"/>
                                <w:ins w:id="809" w:author="Unknown Author" w:date="2021-11-03T10:15:05Z"/>
                              </w:rPr>
                            </w:pPr>
                            <w:ins w:id="808" w:author="Unknown Author" w:date="2021-11-03T10:15:05Z">
                              <w:r>
                                <w:rPr>
                                  <w:color w:val="000000"/>
                                  <w:sz w:val="20"/>
                                </w:rPr>
                                <w:t>s %&gt;%</w:t>
                              </w:r>
                            </w:ins>
                          </w:p>
                          <w:p>
                            <w:pPr>
                              <w:pStyle w:val="FrameContents"/>
                              <w:overflowPunct w:val="false"/>
                              <w:rPr>
                                <w:color w:val="000000"/>
                                <w:ins w:id="812" w:author="Unknown Author" w:date="2021-11-03T10:15:05Z"/>
                              </w:rPr>
                            </w:pPr>
                            <w:ins w:id="810" w:author="Unknown Author" w:date="2021-11-03T10:15:05Z">
                              <w:r>
                                <w:rPr>
                                  <w:color w:val="000000"/>
                                  <w:sz w:val="20"/>
                                </w:rPr>
                                <w:t xml:space="preserve">  </w:t>
                              </w:r>
                            </w:ins>
                            <w:ins w:id="811" w:author="Unknown Author" w:date="2021-11-03T10:15:05Z">
                              <w:r>
                                <w:rPr>
                                  <w:color w:val="000000"/>
                                  <w:sz w:val="20"/>
                                </w:rPr>
                                <w:t>ggplot(aes(y=download, x=time))+</w:t>
                              </w:r>
                            </w:ins>
                          </w:p>
                          <w:p>
                            <w:pPr>
                              <w:pStyle w:val="FrameContents"/>
                              <w:overflowPunct w:val="false"/>
                              <w:rPr>
                                <w:color w:val="000000"/>
                                <w:ins w:id="815" w:author="Unknown Author" w:date="2021-11-03T10:15:05Z"/>
                              </w:rPr>
                            </w:pPr>
                            <w:ins w:id="813" w:author="Unknown Author" w:date="2021-11-03T10:15:05Z">
                              <w:r>
                                <w:rPr>
                                  <w:color w:val="000000"/>
                                  <w:sz w:val="20"/>
                                </w:rPr>
                                <w:t xml:space="preserve">  </w:t>
                              </w:r>
                            </w:ins>
                            <w:ins w:id="814" w:author="Unknown Author" w:date="2021-11-03T10:15:05Z">
                              <w:r>
                                <w:rPr>
                                  <w:color w:val="000000"/>
                                  <w:sz w:val="20"/>
                                </w:rPr>
                                <w:t>ggtitle("Google Meet Download Data Usage (Control Group)")+ #formatting</w:t>
                              </w:r>
                            </w:ins>
                          </w:p>
                          <w:p>
                            <w:pPr>
                              <w:pStyle w:val="FrameContents"/>
                              <w:overflowPunct w:val="false"/>
                              <w:rPr>
                                <w:color w:val="000000"/>
                                <w:ins w:id="818" w:author="Unknown Author" w:date="2021-11-03T10:15:05Z"/>
                              </w:rPr>
                            </w:pPr>
                            <w:ins w:id="816" w:author="Unknown Author" w:date="2021-11-03T10:15:05Z">
                              <w:r>
                                <w:rPr>
                                  <w:color w:val="000000"/>
                                  <w:sz w:val="20"/>
                                </w:rPr>
                                <w:t xml:space="preserve">  </w:t>
                              </w:r>
                            </w:ins>
                            <w:ins w:id="817" w:author="Unknown Author" w:date="2021-11-03T10:15:05Z">
                              <w:r>
                                <w:rPr>
                                  <w:color w:val="000000"/>
                                  <w:sz w:val="20"/>
                                </w:rPr>
                                <w:t>labs(y = "Download (KB/s)", x = "Time in seconds")+</w:t>
                              </w:r>
                            </w:ins>
                          </w:p>
                          <w:p>
                            <w:pPr>
                              <w:pStyle w:val="FrameContents"/>
                              <w:overflowPunct w:val="false"/>
                              <w:rPr>
                                <w:color w:val="000000"/>
                                <w:ins w:id="821" w:author="Unknown Author" w:date="2021-11-03T10:15:05Z"/>
                              </w:rPr>
                            </w:pPr>
                            <w:ins w:id="819" w:author="Unknown Author" w:date="2021-11-03T10:15:05Z">
                              <w:r>
                                <w:rPr>
                                  <w:color w:val="000000"/>
                                  <w:sz w:val="20"/>
                                </w:rPr>
                                <w:t xml:space="preserve">  </w:t>
                              </w:r>
                            </w:ins>
                            <w:ins w:id="820" w:author="Unknown Author" w:date="2021-11-03T10:15:05Z">
                              <w:r>
                                <w:rPr>
                                  <w:color w:val="000000"/>
                                  <w:sz w:val="20"/>
                                </w:rPr>
                                <w:t>theme(</w:t>
                              </w:r>
                            </w:ins>
                          </w:p>
                          <w:p>
                            <w:pPr>
                              <w:pStyle w:val="FrameContents"/>
                              <w:overflowPunct w:val="false"/>
                              <w:rPr>
                                <w:color w:val="000000"/>
                                <w:ins w:id="824" w:author="Unknown Author" w:date="2021-11-03T10:15:05Z"/>
                              </w:rPr>
                            </w:pPr>
                            <w:ins w:id="822" w:author="Unknown Author" w:date="2021-11-03T10:15:05Z">
                              <w:r>
                                <w:rPr>
                                  <w:color w:val="000000"/>
                                  <w:sz w:val="20"/>
                                </w:rPr>
                                <w:t xml:space="preserve">    </w:t>
                              </w:r>
                            </w:ins>
                            <w:ins w:id="823" w:author="Unknown Author" w:date="2021-11-03T10:15:05Z">
                              <w:r>
                                <w:rPr>
                                  <w:color w:val="000000"/>
                                  <w:sz w:val="20"/>
                                </w:rPr>
                                <w:t>axis.title.x = element_text(size = 10),</w:t>
                              </w:r>
                            </w:ins>
                          </w:p>
                          <w:p>
                            <w:pPr>
                              <w:pStyle w:val="FrameContents"/>
                              <w:overflowPunct w:val="false"/>
                              <w:rPr>
                                <w:color w:val="000000"/>
                                <w:ins w:id="827" w:author="Unknown Author" w:date="2021-11-03T10:15:05Z"/>
                              </w:rPr>
                            </w:pPr>
                            <w:ins w:id="825" w:author="Unknown Author" w:date="2021-11-03T10:15:05Z">
                              <w:r>
                                <w:rPr>
                                  <w:color w:val="000000"/>
                                  <w:sz w:val="20"/>
                                </w:rPr>
                                <w:t xml:space="preserve">    </w:t>
                              </w:r>
                            </w:ins>
                            <w:ins w:id="826" w:author="Unknown Author" w:date="2021-11-03T10:15:05Z">
                              <w:r>
                                <w:rPr>
                                  <w:color w:val="000000"/>
                                  <w:sz w:val="20"/>
                                </w:rPr>
                                <w:t>axis.title.y = element_text(size = 10)</w:t>
                              </w:r>
                            </w:ins>
                          </w:p>
                          <w:p>
                            <w:pPr>
                              <w:pStyle w:val="FrameContents"/>
                              <w:overflowPunct w:val="false"/>
                              <w:rPr>
                                <w:color w:val="000000"/>
                                <w:ins w:id="830" w:author="Unknown Author" w:date="2021-11-03T10:15:05Z"/>
                              </w:rPr>
                            </w:pPr>
                            <w:ins w:id="828" w:author="Unknown Author" w:date="2021-11-03T10:15:05Z">
                              <w:r>
                                <w:rPr>
                                  <w:color w:val="000000"/>
                                  <w:sz w:val="20"/>
                                </w:rPr>
                                <w:t xml:space="preserve">  </w:t>
                              </w:r>
                            </w:ins>
                            <w:ins w:id="829" w:author="Unknown Author" w:date="2021-11-03T10:15:05Z">
                              <w:r>
                                <w:rPr>
                                  <w:color w:val="000000"/>
                                  <w:sz w:val="20"/>
                                </w:rPr>
                                <w:t>)+</w:t>
                              </w:r>
                            </w:ins>
                          </w:p>
                          <w:p>
                            <w:pPr>
                              <w:pStyle w:val="FrameContents"/>
                              <w:overflowPunct w:val="false"/>
                              <w:rPr>
                                <w:color w:val="000000"/>
                                <w:ins w:id="833" w:author="Unknown Author" w:date="2021-11-03T10:15:05Z"/>
                              </w:rPr>
                            </w:pPr>
                            <w:ins w:id="831" w:author="Unknown Author" w:date="2021-11-03T10:15:05Z">
                              <w:r>
                                <w:rPr>
                                  <w:color w:val="000000"/>
                                  <w:sz w:val="20"/>
                                </w:rPr>
                                <w:t xml:space="preserve">  </w:t>
                              </w:r>
                            </w:ins>
                            <w:ins w:id="832" w:author="Unknown Author" w:date="2021-11-03T10:15:05Z">
                              <w:r>
                                <w:rPr>
                                  <w:color w:val="000000"/>
                                  <w:sz w:val="20"/>
                                </w:rPr>
                                <w:t>scale_y_continuous(trans='log2')+ #log function for better view</w:t>
                              </w:r>
                            </w:ins>
                          </w:p>
                          <w:p>
                            <w:pPr>
                              <w:pStyle w:val="FrameContents"/>
                              <w:overflowPunct w:val="false"/>
                              <w:rPr>
                                <w:color w:val="000000"/>
                              </w:rPr>
                            </w:pPr>
                            <w:ins w:id="834" w:author="Unknown Author" w:date="2021-11-03T10:15:05Z">
                              <w:r>
                                <w:rPr>
                                  <w:color w:val="000000"/>
                                  <w:sz w:val="20"/>
                                </w:rPr>
                                <w:t xml:space="preserve">  </w:t>
                              </w:r>
                            </w:ins>
                            <w:ins w:id="835"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837" w:author="Unknown Author" w:date="2021-11-03T10:15:05Z"/>
                              </w:rPr>
                            </w:pPr>
                            <w:ins w:id="836" w:author="Unknown Author" w:date="2021-11-03T10:15:05Z">
                              <w:r>
                                <w:rPr>
                                  <w:color w:val="000000"/>
                                  <w:sz w:val="20"/>
                                </w:rPr>
                                <w:t>#visualizing upload over time</w:t>
                              </w:r>
                            </w:ins>
                          </w:p>
                          <w:p>
                            <w:pPr>
                              <w:pStyle w:val="FrameContents"/>
                              <w:overflowPunct w:val="false"/>
                              <w:rPr>
                                <w:color w:val="000000"/>
                                <w:ins w:id="839" w:author="Unknown Author" w:date="2021-11-03T10:15:05Z"/>
                              </w:rPr>
                            </w:pPr>
                            <w:ins w:id="838" w:author="Unknown Author" w:date="2021-11-03T10:15:05Z">
                              <w:r>
                                <w:rPr>
                                  <w:color w:val="000000"/>
                                  <w:sz w:val="20"/>
                                </w:rPr>
                                <w:t>s %&gt;%</w:t>
                              </w:r>
                            </w:ins>
                          </w:p>
                          <w:p>
                            <w:pPr>
                              <w:pStyle w:val="FrameContents"/>
                              <w:overflowPunct w:val="false"/>
                              <w:rPr>
                                <w:color w:val="000000"/>
                                <w:ins w:id="842" w:author="Unknown Author" w:date="2021-11-03T10:15:05Z"/>
                              </w:rPr>
                            </w:pPr>
                            <w:ins w:id="840" w:author="Unknown Author" w:date="2021-11-03T10:15:05Z">
                              <w:r>
                                <w:rPr>
                                  <w:color w:val="000000"/>
                                  <w:sz w:val="20"/>
                                </w:rPr>
                                <w:t xml:space="preserve">  </w:t>
                              </w:r>
                            </w:ins>
                            <w:ins w:id="841" w:author="Unknown Author" w:date="2021-11-03T10:15:05Z">
                              <w:r>
                                <w:rPr>
                                  <w:color w:val="000000"/>
                                  <w:sz w:val="20"/>
                                </w:rPr>
                                <w:t>ggplot(aes(y=upload, x=time))+</w:t>
                              </w:r>
                            </w:ins>
                          </w:p>
                          <w:p>
                            <w:pPr>
                              <w:pStyle w:val="FrameContents"/>
                              <w:overflowPunct w:val="false"/>
                              <w:rPr>
                                <w:color w:val="000000"/>
                                <w:ins w:id="845" w:author="Unknown Author" w:date="2021-11-03T10:15:05Z"/>
                              </w:rPr>
                            </w:pPr>
                            <w:ins w:id="843" w:author="Unknown Author" w:date="2021-11-03T10:15:05Z">
                              <w:r>
                                <w:rPr>
                                  <w:color w:val="000000"/>
                                  <w:sz w:val="20"/>
                                </w:rPr>
                                <w:t xml:space="preserve">  </w:t>
                              </w:r>
                            </w:ins>
                            <w:ins w:id="844" w:author="Unknown Author" w:date="2021-11-03T10:15:05Z">
                              <w:r>
                                <w:rPr>
                                  <w:color w:val="000000"/>
                                  <w:sz w:val="20"/>
                                </w:rPr>
                                <w:t>ggtitle("Google Meet Upload Data Usage (Control Group)")+ #formatting</w:t>
                              </w:r>
                            </w:ins>
                          </w:p>
                          <w:p>
                            <w:pPr>
                              <w:pStyle w:val="FrameContents"/>
                              <w:overflowPunct w:val="false"/>
                              <w:rPr>
                                <w:color w:val="000000"/>
                                <w:ins w:id="848" w:author="Unknown Author" w:date="2021-11-03T10:15:05Z"/>
                              </w:rPr>
                            </w:pPr>
                            <w:ins w:id="846" w:author="Unknown Author" w:date="2021-11-03T10:15:05Z">
                              <w:r>
                                <w:rPr>
                                  <w:color w:val="000000"/>
                                  <w:sz w:val="20"/>
                                </w:rPr>
                                <w:t xml:space="preserve">  </w:t>
                              </w:r>
                            </w:ins>
                            <w:ins w:id="847" w:author="Unknown Author" w:date="2021-11-03T10:15:05Z">
                              <w:r>
                                <w:rPr>
                                  <w:color w:val="000000"/>
                                  <w:sz w:val="20"/>
                                </w:rPr>
                                <w:t>labs(y = "Upload (KB/s)", x = "Time in seconds")+</w:t>
                              </w:r>
                            </w:ins>
                          </w:p>
                          <w:p>
                            <w:pPr>
                              <w:pStyle w:val="FrameContents"/>
                              <w:overflowPunct w:val="false"/>
                              <w:rPr>
                                <w:color w:val="000000"/>
                                <w:ins w:id="851" w:author="Unknown Author" w:date="2021-11-03T10:15:05Z"/>
                              </w:rPr>
                            </w:pPr>
                            <w:ins w:id="849" w:author="Unknown Author" w:date="2021-11-03T10:15:05Z">
                              <w:r>
                                <w:rPr>
                                  <w:color w:val="000000"/>
                                  <w:sz w:val="20"/>
                                </w:rPr>
                                <w:t xml:space="preserve">  </w:t>
                              </w:r>
                            </w:ins>
                            <w:ins w:id="850" w:author="Unknown Author" w:date="2021-11-03T10:15:05Z">
                              <w:r>
                                <w:rPr>
                                  <w:color w:val="000000"/>
                                  <w:sz w:val="20"/>
                                </w:rPr>
                                <w:t>theme(</w:t>
                              </w:r>
                            </w:ins>
                          </w:p>
                          <w:p>
                            <w:pPr>
                              <w:pStyle w:val="FrameContents"/>
                              <w:overflowPunct w:val="false"/>
                              <w:rPr>
                                <w:color w:val="000000"/>
                                <w:ins w:id="854" w:author="Unknown Author" w:date="2021-11-03T10:15:05Z"/>
                              </w:rPr>
                            </w:pPr>
                            <w:ins w:id="852" w:author="Unknown Author" w:date="2021-11-03T10:15:05Z">
                              <w:r>
                                <w:rPr>
                                  <w:color w:val="000000"/>
                                  <w:sz w:val="20"/>
                                </w:rPr>
                                <w:t xml:space="preserve">    </w:t>
                              </w:r>
                            </w:ins>
                            <w:ins w:id="853" w:author="Unknown Author" w:date="2021-11-03T10:15:05Z">
                              <w:r>
                                <w:rPr>
                                  <w:color w:val="000000"/>
                                  <w:sz w:val="20"/>
                                </w:rPr>
                                <w:t>axis.title.x = element_text(size = 10),</w:t>
                              </w:r>
                            </w:ins>
                          </w:p>
                          <w:p>
                            <w:pPr>
                              <w:pStyle w:val="FrameContents"/>
                              <w:overflowPunct w:val="false"/>
                              <w:rPr>
                                <w:color w:val="000000"/>
                                <w:ins w:id="857" w:author="Unknown Author" w:date="2021-11-03T10:15:05Z"/>
                              </w:rPr>
                            </w:pPr>
                            <w:ins w:id="855" w:author="Unknown Author" w:date="2021-11-03T10:15:05Z">
                              <w:r>
                                <w:rPr>
                                  <w:color w:val="000000"/>
                                  <w:sz w:val="20"/>
                                </w:rPr>
                                <w:t xml:space="preserve">    </w:t>
                              </w:r>
                            </w:ins>
                            <w:ins w:id="856" w:author="Unknown Author" w:date="2021-11-03T10:15:05Z">
                              <w:r>
                                <w:rPr>
                                  <w:color w:val="000000"/>
                                  <w:sz w:val="20"/>
                                </w:rPr>
                                <w:t>axis.title.y = element_text(size = 10)</w:t>
                              </w:r>
                            </w:ins>
                          </w:p>
                          <w:p>
                            <w:pPr>
                              <w:pStyle w:val="FrameContents"/>
                              <w:overflowPunct w:val="false"/>
                              <w:rPr>
                                <w:color w:val="000000"/>
                                <w:ins w:id="860" w:author="Unknown Author" w:date="2021-11-03T10:15:05Z"/>
                              </w:rPr>
                            </w:pPr>
                            <w:ins w:id="858" w:author="Unknown Author" w:date="2021-11-03T10:15:05Z">
                              <w:r>
                                <w:rPr>
                                  <w:color w:val="000000"/>
                                  <w:sz w:val="20"/>
                                </w:rPr>
                                <w:t xml:space="preserve">  </w:t>
                              </w:r>
                            </w:ins>
                            <w:ins w:id="859" w:author="Unknown Author" w:date="2021-11-03T10:15:05Z">
                              <w:r>
                                <w:rPr>
                                  <w:color w:val="000000"/>
                                  <w:sz w:val="20"/>
                                </w:rPr>
                                <w:t>)+</w:t>
                              </w:r>
                            </w:ins>
                          </w:p>
                          <w:p>
                            <w:pPr>
                              <w:pStyle w:val="FrameContents"/>
                              <w:overflowPunct w:val="false"/>
                              <w:rPr>
                                <w:color w:val="000000"/>
                                <w:ins w:id="863" w:author="Unknown Author" w:date="2021-11-03T10:15:05Z"/>
                              </w:rPr>
                            </w:pPr>
                            <w:ins w:id="861" w:author="Unknown Author" w:date="2021-11-03T10:15:05Z">
                              <w:r>
                                <w:rPr>
                                  <w:color w:val="000000"/>
                                  <w:sz w:val="20"/>
                                </w:rPr>
                                <w:t xml:space="preserve">  </w:t>
                              </w:r>
                            </w:ins>
                            <w:ins w:id="862" w:author="Unknown Author" w:date="2021-11-03T10:15:05Z">
                              <w:r>
                                <w:rPr>
                                  <w:color w:val="000000"/>
                                  <w:sz w:val="20"/>
                                </w:rPr>
                                <w:t>scale_y_continuous(trans='log2')+ #log function for better view</w:t>
                              </w:r>
                            </w:ins>
                          </w:p>
                          <w:p>
                            <w:pPr>
                              <w:pStyle w:val="FrameContents"/>
                              <w:overflowPunct w:val="false"/>
                              <w:rPr>
                                <w:color w:val="000000"/>
                              </w:rPr>
                            </w:pPr>
                            <w:ins w:id="864" w:author="Unknown Author" w:date="2021-11-03T10:15:05Z">
                              <w:r>
                                <w:rPr>
                                  <w:color w:val="000000"/>
                                  <w:sz w:val="20"/>
                                </w:rPr>
                                <w:t xml:space="preserve">  </w:t>
                              </w:r>
                            </w:ins>
                            <w:ins w:id="865"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2.35pt;margin-top:-15.2pt;width:364.95pt;height:278.2pt">
                <w10:wrap type="square"/>
                <v:fill o:detectmouseclick="t" on="false"/>
                <v:stroke color="#3465a4" joinstyle="round" endcap="flat"/>
                <v:textbox>
                  <w:txbxContent>
                    <w:p>
                      <w:pPr>
                        <w:pStyle w:val="FrameContents"/>
                        <w:overflowPunct w:val="false"/>
                        <w:rPr>
                          <w:color w:val="000000"/>
                          <w:ins w:id="867" w:author="Unknown Author" w:date="2021-11-03T10:15:05Z"/>
                        </w:rPr>
                      </w:pPr>
                      <w:ins w:id="866" w:author="Unknown Author" w:date="2021-11-03T10:15:05Z">
                        <w:r>
                          <w:rPr>
                            <w:color w:val="000000"/>
                            <w:sz w:val="20"/>
                          </w:rPr>
                          <w:t>s %&gt;%</w:t>
                        </w:r>
                      </w:ins>
                    </w:p>
                    <w:p>
                      <w:pPr>
                        <w:pStyle w:val="FrameContents"/>
                        <w:overflowPunct w:val="false"/>
                        <w:rPr>
                          <w:color w:val="000000"/>
                          <w:ins w:id="870" w:author="Unknown Author" w:date="2021-11-03T10:15:05Z"/>
                        </w:rPr>
                      </w:pPr>
                      <w:ins w:id="868" w:author="Unknown Author" w:date="2021-11-03T10:15:05Z">
                        <w:r>
                          <w:rPr>
                            <w:color w:val="000000"/>
                            <w:sz w:val="20"/>
                          </w:rPr>
                          <w:t xml:space="preserve">  </w:t>
                        </w:r>
                      </w:ins>
                      <w:ins w:id="869" w:author="Unknown Author" w:date="2021-11-03T10:15:05Z">
                        <w:r>
                          <w:rPr>
                            <w:color w:val="000000"/>
                            <w:sz w:val="20"/>
                          </w:rPr>
                          <w:t>ggplot(aes(y=download, x=time))+</w:t>
                        </w:r>
                      </w:ins>
                    </w:p>
                    <w:p>
                      <w:pPr>
                        <w:pStyle w:val="FrameContents"/>
                        <w:overflowPunct w:val="false"/>
                        <w:rPr>
                          <w:color w:val="000000"/>
                          <w:ins w:id="873" w:author="Unknown Author" w:date="2021-11-03T10:15:05Z"/>
                        </w:rPr>
                      </w:pPr>
                      <w:ins w:id="871" w:author="Unknown Author" w:date="2021-11-03T10:15:05Z">
                        <w:r>
                          <w:rPr>
                            <w:color w:val="000000"/>
                            <w:sz w:val="20"/>
                          </w:rPr>
                          <w:t xml:space="preserve">  </w:t>
                        </w:r>
                      </w:ins>
                      <w:ins w:id="872" w:author="Unknown Author" w:date="2021-11-03T10:15:05Z">
                        <w:r>
                          <w:rPr>
                            <w:color w:val="000000"/>
                            <w:sz w:val="20"/>
                          </w:rPr>
                          <w:t>ggtitle("Google Meet Download Data Usage (Control Group)")+ #formatting</w:t>
                        </w:r>
                      </w:ins>
                    </w:p>
                    <w:p>
                      <w:pPr>
                        <w:pStyle w:val="FrameContents"/>
                        <w:overflowPunct w:val="false"/>
                        <w:rPr>
                          <w:color w:val="000000"/>
                          <w:ins w:id="876" w:author="Unknown Author" w:date="2021-11-03T10:15:05Z"/>
                        </w:rPr>
                      </w:pPr>
                      <w:ins w:id="874" w:author="Unknown Author" w:date="2021-11-03T10:15:05Z">
                        <w:r>
                          <w:rPr>
                            <w:color w:val="000000"/>
                            <w:sz w:val="20"/>
                          </w:rPr>
                          <w:t xml:space="preserve">  </w:t>
                        </w:r>
                      </w:ins>
                      <w:ins w:id="875" w:author="Unknown Author" w:date="2021-11-03T10:15:05Z">
                        <w:r>
                          <w:rPr>
                            <w:color w:val="000000"/>
                            <w:sz w:val="20"/>
                          </w:rPr>
                          <w:t>labs(y = "Download (KB/s)", x = "Time in seconds")+</w:t>
                        </w:r>
                      </w:ins>
                    </w:p>
                    <w:p>
                      <w:pPr>
                        <w:pStyle w:val="FrameContents"/>
                        <w:overflowPunct w:val="false"/>
                        <w:rPr>
                          <w:color w:val="000000"/>
                          <w:ins w:id="879" w:author="Unknown Author" w:date="2021-11-03T10:15:05Z"/>
                        </w:rPr>
                      </w:pPr>
                      <w:ins w:id="877" w:author="Unknown Author" w:date="2021-11-03T10:15:05Z">
                        <w:r>
                          <w:rPr>
                            <w:color w:val="000000"/>
                            <w:sz w:val="20"/>
                          </w:rPr>
                          <w:t xml:space="preserve">  </w:t>
                        </w:r>
                      </w:ins>
                      <w:ins w:id="878" w:author="Unknown Author" w:date="2021-11-03T10:15:05Z">
                        <w:r>
                          <w:rPr>
                            <w:color w:val="000000"/>
                            <w:sz w:val="20"/>
                          </w:rPr>
                          <w:t>theme(</w:t>
                        </w:r>
                      </w:ins>
                    </w:p>
                    <w:p>
                      <w:pPr>
                        <w:pStyle w:val="FrameContents"/>
                        <w:overflowPunct w:val="false"/>
                        <w:rPr>
                          <w:color w:val="000000"/>
                          <w:ins w:id="882" w:author="Unknown Author" w:date="2021-11-03T10:15:05Z"/>
                        </w:rPr>
                      </w:pPr>
                      <w:ins w:id="880" w:author="Unknown Author" w:date="2021-11-03T10:15:05Z">
                        <w:r>
                          <w:rPr>
                            <w:color w:val="000000"/>
                            <w:sz w:val="20"/>
                          </w:rPr>
                          <w:t xml:space="preserve">    </w:t>
                        </w:r>
                      </w:ins>
                      <w:ins w:id="881" w:author="Unknown Author" w:date="2021-11-03T10:15:05Z">
                        <w:r>
                          <w:rPr>
                            <w:color w:val="000000"/>
                            <w:sz w:val="20"/>
                          </w:rPr>
                          <w:t>axis.title.x = element_text(size = 10),</w:t>
                        </w:r>
                      </w:ins>
                    </w:p>
                    <w:p>
                      <w:pPr>
                        <w:pStyle w:val="FrameContents"/>
                        <w:overflowPunct w:val="false"/>
                        <w:rPr>
                          <w:color w:val="000000"/>
                          <w:ins w:id="885" w:author="Unknown Author" w:date="2021-11-03T10:15:05Z"/>
                        </w:rPr>
                      </w:pPr>
                      <w:ins w:id="883" w:author="Unknown Author" w:date="2021-11-03T10:15:05Z">
                        <w:r>
                          <w:rPr>
                            <w:color w:val="000000"/>
                            <w:sz w:val="20"/>
                          </w:rPr>
                          <w:t xml:space="preserve">    </w:t>
                        </w:r>
                      </w:ins>
                      <w:ins w:id="884" w:author="Unknown Author" w:date="2021-11-03T10:15:05Z">
                        <w:r>
                          <w:rPr>
                            <w:color w:val="000000"/>
                            <w:sz w:val="20"/>
                          </w:rPr>
                          <w:t>axis.title.y = element_text(size = 10)</w:t>
                        </w:r>
                      </w:ins>
                    </w:p>
                    <w:p>
                      <w:pPr>
                        <w:pStyle w:val="FrameContents"/>
                        <w:overflowPunct w:val="false"/>
                        <w:rPr>
                          <w:color w:val="000000"/>
                          <w:ins w:id="888" w:author="Unknown Author" w:date="2021-11-03T10:15:05Z"/>
                        </w:rPr>
                      </w:pPr>
                      <w:ins w:id="886" w:author="Unknown Author" w:date="2021-11-03T10:15:05Z">
                        <w:r>
                          <w:rPr>
                            <w:color w:val="000000"/>
                            <w:sz w:val="20"/>
                          </w:rPr>
                          <w:t xml:space="preserve">  </w:t>
                        </w:r>
                      </w:ins>
                      <w:ins w:id="887" w:author="Unknown Author" w:date="2021-11-03T10:15:05Z">
                        <w:r>
                          <w:rPr>
                            <w:color w:val="000000"/>
                            <w:sz w:val="20"/>
                          </w:rPr>
                          <w:t>)+</w:t>
                        </w:r>
                      </w:ins>
                    </w:p>
                    <w:p>
                      <w:pPr>
                        <w:pStyle w:val="FrameContents"/>
                        <w:overflowPunct w:val="false"/>
                        <w:rPr>
                          <w:color w:val="000000"/>
                          <w:ins w:id="891" w:author="Unknown Author" w:date="2021-11-03T10:15:05Z"/>
                        </w:rPr>
                      </w:pPr>
                      <w:ins w:id="889" w:author="Unknown Author" w:date="2021-11-03T10:15:05Z">
                        <w:r>
                          <w:rPr>
                            <w:color w:val="000000"/>
                            <w:sz w:val="20"/>
                          </w:rPr>
                          <w:t xml:space="preserve">  </w:t>
                        </w:r>
                      </w:ins>
                      <w:ins w:id="890" w:author="Unknown Author" w:date="2021-11-03T10:15:05Z">
                        <w:r>
                          <w:rPr>
                            <w:color w:val="000000"/>
                            <w:sz w:val="20"/>
                          </w:rPr>
                          <w:t>scale_y_continuous(trans='log2')+ #log function for better view</w:t>
                        </w:r>
                      </w:ins>
                    </w:p>
                    <w:p>
                      <w:pPr>
                        <w:pStyle w:val="FrameContents"/>
                        <w:overflowPunct w:val="false"/>
                        <w:rPr>
                          <w:color w:val="000000"/>
                        </w:rPr>
                      </w:pPr>
                      <w:ins w:id="892" w:author="Unknown Author" w:date="2021-11-03T10:15:05Z">
                        <w:r>
                          <w:rPr>
                            <w:color w:val="000000"/>
                            <w:sz w:val="20"/>
                          </w:rPr>
                          <w:t xml:space="preserve">  </w:t>
                        </w:r>
                      </w:ins>
                      <w:ins w:id="893"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895" w:author="Unknown Author" w:date="2021-11-03T10:15:05Z"/>
                        </w:rPr>
                      </w:pPr>
                      <w:ins w:id="894" w:author="Unknown Author" w:date="2021-11-03T10:15:05Z">
                        <w:r>
                          <w:rPr>
                            <w:color w:val="000000"/>
                            <w:sz w:val="20"/>
                          </w:rPr>
                          <w:t>#visualizing upload over time</w:t>
                        </w:r>
                      </w:ins>
                    </w:p>
                    <w:p>
                      <w:pPr>
                        <w:pStyle w:val="FrameContents"/>
                        <w:overflowPunct w:val="false"/>
                        <w:rPr>
                          <w:color w:val="000000"/>
                          <w:ins w:id="897" w:author="Unknown Author" w:date="2021-11-03T10:15:05Z"/>
                        </w:rPr>
                      </w:pPr>
                      <w:ins w:id="896" w:author="Unknown Author" w:date="2021-11-03T10:15:05Z">
                        <w:r>
                          <w:rPr>
                            <w:color w:val="000000"/>
                            <w:sz w:val="20"/>
                          </w:rPr>
                          <w:t>s %&gt;%</w:t>
                        </w:r>
                      </w:ins>
                    </w:p>
                    <w:p>
                      <w:pPr>
                        <w:pStyle w:val="FrameContents"/>
                        <w:overflowPunct w:val="false"/>
                        <w:rPr>
                          <w:color w:val="000000"/>
                          <w:ins w:id="900" w:author="Unknown Author" w:date="2021-11-03T10:15:05Z"/>
                        </w:rPr>
                      </w:pPr>
                      <w:ins w:id="898" w:author="Unknown Author" w:date="2021-11-03T10:15:05Z">
                        <w:r>
                          <w:rPr>
                            <w:color w:val="000000"/>
                            <w:sz w:val="20"/>
                          </w:rPr>
                          <w:t xml:space="preserve">  </w:t>
                        </w:r>
                      </w:ins>
                      <w:ins w:id="899" w:author="Unknown Author" w:date="2021-11-03T10:15:05Z">
                        <w:r>
                          <w:rPr>
                            <w:color w:val="000000"/>
                            <w:sz w:val="20"/>
                          </w:rPr>
                          <w:t>ggplot(aes(y=upload, x=time))+</w:t>
                        </w:r>
                      </w:ins>
                    </w:p>
                    <w:p>
                      <w:pPr>
                        <w:pStyle w:val="FrameContents"/>
                        <w:overflowPunct w:val="false"/>
                        <w:rPr>
                          <w:color w:val="000000"/>
                          <w:ins w:id="903" w:author="Unknown Author" w:date="2021-11-03T10:15:05Z"/>
                        </w:rPr>
                      </w:pPr>
                      <w:ins w:id="901" w:author="Unknown Author" w:date="2021-11-03T10:15:05Z">
                        <w:r>
                          <w:rPr>
                            <w:color w:val="000000"/>
                            <w:sz w:val="20"/>
                          </w:rPr>
                          <w:t xml:space="preserve">  </w:t>
                        </w:r>
                      </w:ins>
                      <w:ins w:id="902" w:author="Unknown Author" w:date="2021-11-03T10:15:05Z">
                        <w:r>
                          <w:rPr>
                            <w:color w:val="000000"/>
                            <w:sz w:val="20"/>
                          </w:rPr>
                          <w:t>ggtitle("Google Meet Upload Data Usage (Control Group)")+ #formatting</w:t>
                        </w:r>
                      </w:ins>
                    </w:p>
                    <w:p>
                      <w:pPr>
                        <w:pStyle w:val="FrameContents"/>
                        <w:overflowPunct w:val="false"/>
                        <w:rPr>
                          <w:color w:val="000000"/>
                          <w:ins w:id="906" w:author="Unknown Author" w:date="2021-11-03T10:15:05Z"/>
                        </w:rPr>
                      </w:pPr>
                      <w:ins w:id="904" w:author="Unknown Author" w:date="2021-11-03T10:15:05Z">
                        <w:r>
                          <w:rPr>
                            <w:color w:val="000000"/>
                            <w:sz w:val="20"/>
                          </w:rPr>
                          <w:t xml:space="preserve">  </w:t>
                        </w:r>
                      </w:ins>
                      <w:ins w:id="905" w:author="Unknown Author" w:date="2021-11-03T10:15:05Z">
                        <w:r>
                          <w:rPr>
                            <w:color w:val="000000"/>
                            <w:sz w:val="20"/>
                          </w:rPr>
                          <w:t>labs(y = "Upload (KB/s)", x = "Time in seconds")+</w:t>
                        </w:r>
                      </w:ins>
                    </w:p>
                    <w:p>
                      <w:pPr>
                        <w:pStyle w:val="FrameContents"/>
                        <w:overflowPunct w:val="false"/>
                        <w:rPr>
                          <w:color w:val="000000"/>
                          <w:ins w:id="909" w:author="Unknown Author" w:date="2021-11-03T10:15:05Z"/>
                        </w:rPr>
                      </w:pPr>
                      <w:ins w:id="907" w:author="Unknown Author" w:date="2021-11-03T10:15:05Z">
                        <w:r>
                          <w:rPr>
                            <w:color w:val="000000"/>
                            <w:sz w:val="20"/>
                          </w:rPr>
                          <w:t xml:space="preserve">  </w:t>
                        </w:r>
                      </w:ins>
                      <w:ins w:id="908" w:author="Unknown Author" w:date="2021-11-03T10:15:05Z">
                        <w:r>
                          <w:rPr>
                            <w:color w:val="000000"/>
                            <w:sz w:val="20"/>
                          </w:rPr>
                          <w:t>theme(</w:t>
                        </w:r>
                      </w:ins>
                    </w:p>
                    <w:p>
                      <w:pPr>
                        <w:pStyle w:val="FrameContents"/>
                        <w:overflowPunct w:val="false"/>
                        <w:rPr>
                          <w:color w:val="000000"/>
                          <w:ins w:id="912" w:author="Unknown Author" w:date="2021-11-03T10:15:05Z"/>
                        </w:rPr>
                      </w:pPr>
                      <w:ins w:id="910" w:author="Unknown Author" w:date="2021-11-03T10:15:05Z">
                        <w:r>
                          <w:rPr>
                            <w:color w:val="000000"/>
                            <w:sz w:val="20"/>
                          </w:rPr>
                          <w:t xml:space="preserve">    </w:t>
                        </w:r>
                      </w:ins>
                      <w:ins w:id="911" w:author="Unknown Author" w:date="2021-11-03T10:15:05Z">
                        <w:r>
                          <w:rPr>
                            <w:color w:val="000000"/>
                            <w:sz w:val="20"/>
                          </w:rPr>
                          <w:t>axis.title.x = element_text(size = 10),</w:t>
                        </w:r>
                      </w:ins>
                    </w:p>
                    <w:p>
                      <w:pPr>
                        <w:pStyle w:val="FrameContents"/>
                        <w:overflowPunct w:val="false"/>
                        <w:rPr>
                          <w:color w:val="000000"/>
                          <w:ins w:id="915" w:author="Unknown Author" w:date="2021-11-03T10:15:05Z"/>
                        </w:rPr>
                      </w:pPr>
                      <w:ins w:id="913" w:author="Unknown Author" w:date="2021-11-03T10:15:05Z">
                        <w:r>
                          <w:rPr>
                            <w:color w:val="000000"/>
                            <w:sz w:val="20"/>
                          </w:rPr>
                          <w:t xml:space="preserve">    </w:t>
                        </w:r>
                      </w:ins>
                      <w:ins w:id="914" w:author="Unknown Author" w:date="2021-11-03T10:15:05Z">
                        <w:r>
                          <w:rPr>
                            <w:color w:val="000000"/>
                            <w:sz w:val="20"/>
                          </w:rPr>
                          <w:t>axis.title.y = element_text(size = 10)</w:t>
                        </w:r>
                      </w:ins>
                    </w:p>
                    <w:p>
                      <w:pPr>
                        <w:pStyle w:val="FrameContents"/>
                        <w:overflowPunct w:val="false"/>
                        <w:rPr>
                          <w:color w:val="000000"/>
                          <w:ins w:id="918" w:author="Unknown Author" w:date="2021-11-03T10:15:05Z"/>
                        </w:rPr>
                      </w:pPr>
                      <w:ins w:id="916" w:author="Unknown Author" w:date="2021-11-03T10:15:05Z">
                        <w:r>
                          <w:rPr>
                            <w:color w:val="000000"/>
                            <w:sz w:val="20"/>
                          </w:rPr>
                          <w:t xml:space="preserve">  </w:t>
                        </w:r>
                      </w:ins>
                      <w:ins w:id="917" w:author="Unknown Author" w:date="2021-11-03T10:15:05Z">
                        <w:r>
                          <w:rPr>
                            <w:color w:val="000000"/>
                            <w:sz w:val="20"/>
                          </w:rPr>
                          <w:t>)+</w:t>
                        </w:r>
                      </w:ins>
                    </w:p>
                    <w:p>
                      <w:pPr>
                        <w:pStyle w:val="FrameContents"/>
                        <w:overflowPunct w:val="false"/>
                        <w:rPr>
                          <w:color w:val="000000"/>
                          <w:ins w:id="921" w:author="Unknown Author" w:date="2021-11-03T10:15:05Z"/>
                        </w:rPr>
                      </w:pPr>
                      <w:ins w:id="919" w:author="Unknown Author" w:date="2021-11-03T10:15:05Z">
                        <w:r>
                          <w:rPr>
                            <w:color w:val="000000"/>
                            <w:sz w:val="20"/>
                          </w:rPr>
                          <w:t xml:space="preserve">  </w:t>
                        </w:r>
                      </w:ins>
                      <w:ins w:id="920" w:author="Unknown Author" w:date="2021-11-03T10:15:05Z">
                        <w:r>
                          <w:rPr>
                            <w:color w:val="000000"/>
                            <w:sz w:val="20"/>
                          </w:rPr>
                          <w:t>scale_y_continuous(trans='log2')+ #log function for better view</w:t>
                        </w:r>
                      </w:ins>
                    </w:p>
                    <w:p>
                      <w:pPr>
                        <w:pStyle w:val="FrameContents"/>
                        <w:overflowPunct w:val="false"/>
                        <w:rPr>
                          <w:color w:val="000000"/>
                        </w:rPr>
                      </w:pPr>
                      <w:ins w:id="922" w:author="Unknown Author" w:date="2021-11-03T10:15:05Z">
                        <w:r>
                          <w:rPr>
                            <w:color w:val="000000"/>
                            <w:sz w:val="20"/>
                          </w:rPr>
                          <w:t xml:space="preserve">  </w:t>
                        </w:r>
                      </w:ins>
                      <w:ins w:id="923"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25" w:author="Unknown Author" w:date="2021-11-03T10:15:05Z"/>
        </w:rPr>
      </w:pPr>
      <w:ins w:id="924"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27" w:author="Unknown Author" w:date="2021-11-03T10:15:05Z"/>
        </w:rPr>
      </w:pPr>
      <w:ins w:id="926"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29" w:author="Unknown Author" w:date="2021-11-03T10:15:05Z"/>
        </w:rPr>
      </w:pPr>
      <w:ins w:id="928"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31" w:author="Unknown Author" w:date="2021-11-03T10:15:05Z"/>
        </w:rPr>
      </w:pPr>
      <w:ins w:id="930"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33" w:author="Unknown Author" w:date="2021-11-03T10:15:05Z"/>
        </w:rPr>
      </w:pPr>
      <w:ins w:id="932"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35" w:author="Unknown Author" w:date="2021-11-03T10:15:05Z"/>
        </w:rPr>
      </w:pPr>
      <w:ins w:id="934"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37" w:author="Unknown Author" w:date="2021-11-03T10:15:05Z"/>
        </w:rPr>
      </w:pPr>
      <w:ins w:id="936"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ascii="Times New Roman" w:hAnsi="Times New Roman"/>
          <w:ins w:id="939" w:author="Unknown Author" w:date="2021-11-03T10:15:05Z"/>
          <w:b/>
          <w:b/>
          <w:bCs/>
        </w:rPr>
      </w:pPr>
      <w:ins w:id="938"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941" w:author="Unknown Author" w:date="2021-11-03T10:15:05Z"/>
          <w:b/>
          <w:b/>
          <w:bCs/>
        </w:rPr>
      </w:pPr>
      <w:ins w:id="940"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943" w:author="Unknown Author" w:date="2021-11-03T10:15:05Z"/>
          <w:b/>
          <w:b/>
          <w:bCs/>
        </w:rPr>
      </w:pPr>
      <w:ins w:id="942"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949" w:author="Unknown Author" w:date="2021-11-03T10:15:05Z"/>
          <w:b/>
          <w:b/>
          <w:bCs/>
        </w:rPr>
      </w:pPr>
      <w:ins w:id="944" w:author="Unknown Author" w:date="2021-11-03T10:15:05Z">
        <w:r>
          <w:rPr>
            <w:rFonts w:ascii="Times New Roman" w:hAnsi="Times New Roman"/>
            <w:b w:val="false"/>
            <w:bCs w:val="false"/>
            <w:i w:val="false"/>
            <w:iCs w:val="false"/>
          </w:rPr>
          <w:t>scale_y_continuous- for binary logarithm which is equal to x = log</w:t>
        </w:r>
      </w:ins>
      <w:ins w:id="945" w:author="Unknown Author" w:date="2021-11-03T10:15:05Z">
        <w:r>
          <w:rPr>
            <w:rFonts w:ascii="Times New Roman" w:hAnsi="Times New Roman"/>
            <w:b w:val="false"/>
            <w:bCs w:val="false"/>
            <w:i w:val="false"/>
            <w:iCs w:val="false"/>
            <w:vertAlign w:val="subscript"/>
          </w:rPr>
          <w:t xml:space="preserve">2 </w:t>
        </w:r>
      </w:ins>
      <w:ins w:id="946" w:author="Unknown Author" w:date="2021-11-03T10:15:05Z">
        <w:r>
          <w:rPr>
            <w:rFonts w:ascii="Times New Roman" w:hAnsi="Times New Roman"/>
            <w:b w:val="false"/>
            <w:bCs w:val="false"/>
            <w:i w:val="false"/>
            <w:iCs w:val="false"/>
            <w:position w:val="0"/>
            <w:sz w:val="24"/>
            <w:sz w:val="24"/>
            <w:vertAlign w:val="baseline"/>
          </w:rPr>
          <w:t>or 2</w:t>
        </w:r>
      </w:ins>
      <w:ins w:id="947" w:author="Unknown Author" w:date="2021-11-03T10:15:05Z">
        <w:r>
          <w:rPr>
            <w:rFonts w:ascii="Times New Roman" w:hAnsi="Times New Roman"/>
            <w:b w:val="false"/>
            <w:bCs w:val="false"/>
            <w:i w:val="false"/>
            <w:iCs w:val="false"/>
            <w:vertAlign w:val="superscript"/>
          </w:rPr>
          <w:t xml:space="preserve">x </w:t>
        </w:r>
      </w:ins>
      <w:ins w:id="948"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951" w:author="Unknown Author" w:date="2021-11-03T10:15:05Z"/>
          <w:b/>
          <w:b/>
          <w:bCs/>
        </w:rPr>
      </w:pPr>
      <w:ins w:id="950"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ins w:id="953" w:author="Unknown Author" w:date="2021-12-18T10:10:39Z"/>
          <w:b/>
          <w:b/>
          <w:bCs/>
        </w:rPr>
      </w:pPr>
      <w:ins w:id="952"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researchers assigned different colour to each variable. Dark green for the latency, blue for the download speed, and red for the upload speed.</w:t>
        </w:r>
      </w:ins>
    </w:p>
    <w:p>
      <w:pPr>
        <w:pStyle w:val="Normal"/>
        <w:bidi w:val="0"/>
        <w:spacing w:lineRule="auto" w:line="480" w:before="0" w:after="159"/>
        <w:ind w:left="0" w:right="0" w:hanging="0"/>
        <w:jc w:val="both"/>
        <w:rPr>
          <w:b w:val="false"/>
          <w:b w:val="false"/>
          <w:bCs w:val="false"/>
          <w:del w:id="955" w:author="Unknown Author" w:date="2021-12-18T10:11:08Z"/>
        </w:rPr>
      </w:pPr>
      <w:ins w:id="954" w:author="Unknown Author" w:date="2021-12-18T10:10:39Z">
        <w:r>
          <w:rPr>
            <w:b/>
            <w:bCs/>
          </w:rPr>
          <w:t>Comparing experiment's groups</w:t>
        </w:r>
      </w:ins>
    </w:p>
    <w:p>
      <w:pPr>
        <w:pStyle w:val="Normal"/>
        <w:bidi w:val="0"/>
        <w:spacing w:lineRule="auto" w:line="480" w:before="0" w:after="159"/>
        <w:ind w:left="0" w:right="0" w:hanging="0"/>
        <w:jc w:val="both"/>
        <w:rPr>
          <w:b w:val="false"/>
          <w:b w:val="false"/>
          <w:bCs w:val="false"/>
          <w:ins w:id="957" w:author="Unknown Author" w:date="2021-12-18T10:11:04Z"/>
        </w:rPr>
      </w:pPr>
      <w:ins w:id="956"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959" w:author="Unknown Author" w:date="2021-12-18T10:11:04Z"/>
        </w:rPr>
      </w:pPr>
      <w:ins w:id="958" w:author="Unknown Author" w:date="2021-12-18T10:11:04Z">
        <w:r>
          <w:rPr>
            <w:b w:val="false"/>
            <w:bCs w:val="false"/>
          </w:rPr>
          <w:drawing>
            <wp:anchor behindDoc="0" distT="0" distB="0" distL="0" distR="0" simplePos="0" locked="0" layoutInCell="1" allowOverlap="1" relativeHeight="68">
              <wp:simplePos x="0" y="0"/>
              <wp:positionH relativeFrom="column">
                <wp:posOffset>1702435</wp:posOffset>
              </wp:positionH>
              <wp:positionV relativeFrom="paragraph">
                <wp:posOffset>-136525</wp:posOffset>
              </wp:positionV>
              <wp:extent cx="1635125" cy="890270"/>
              <wp:effectExtent l="0" t="0" r="0" b="0"/>
              <wp:wrapSquare wrapText="largest"/>
              <wp:docPr id="5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 descr=""/>
                      <pic:cNvPicPr>
                        <a:picLocks noChangeAspect="1" noChangeArrowheads="1"/>
                      </pic:cNvPicPr>
                    </pic:nvPicPr>
                    <pic:blipFill>
                      <a:blip r:embed="rId19"/>
                      <a:stretch>
                        <a:fillRect/>
                      </a:stretch>
                    </pic:blipFill>
                    <pic:spPr bwMode="auto">
                      <a:xfrm>
                        <a:off x="0" y="0"/>
                        <a:ext cx="1635125" cy="890270"/>
                      </a:xfrm>
                      <a:prstGeom prst="rect">
                        <a:avLst/>
                      </a:prstGeom>
                    </pic:spPr>
                  </pic:pic>
                </a:graphicData>
              </a:graphic>
            </wp:anchor>
          </w:drawing>
        </w:r>
      </w:ins>
    </w:p>
    <w:p>
      <w:pPr>
        <w:pStyle w:val="Normal"/>
        <w:bidi w:val="0"/>
        <w:spacing w:lineRule="auto" w:line="480" w:before="0" w:after="159"/>
        <w:ind w:left="0" w:right="0" w:hanging="0"/>
        <w:jc w:val="both"/>
        <w:rPr>
          <w:b w:val="false"/>
          <w:b w:val="false"/>
          <w:bCs w:val="false"/>
          <w:ins w:id="961" w:author="Unknown Author" w:date="2021-12-18T10:11:04Z"/>
        </w:rPr>
      </w:pPr>
      <w:ins w:id="960"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963" w:author="Unknown Author" w:date="2021-12-18T10:11:04Z"/>
        </w:rPr>
      </w:pPr>
      <w:ins w:id="962" w:author="Unknown Author" w:date="2021-12-18T10:11:04Z">
        <w:r>
          <w:rPr>
            <w:b w:val="false"/>
            <w:bCs w:val="false"/>
          </w:rPr>
          <w:t>Where:</w:t>
        </w:r>
      </w:ins>
    </w:p>
    <w:p>
      <w:pPr>
        <w:pStyle w:val="Normal"/>
        <w:bidi w:val="0"/>
        <w:spacing w:lineRule="auto" w:line="480" w:before="0" w:after="159"/>
        <w:ind w:left="0" w:right="0" w:hanging="0"/>
        <w:jc w:val="both"/>
        <w:rPr>
          <w:b w:val="false"/>
          <w:b w:val="false"/>
          <w:bCs w:val="false"/>
          <w:ins w:id="965" w:author="Unknown Author" w:date="2021-12-18T10:11:04Z"/>
        </w:rPr>
      </w:pPr>
      <w:ins w:id="964" w:author="Unknown Author" w:date="2021-12-18T10:11:04Z">
        <w:r>
          <w:rPr>
            <w:rFonts w:ascii="Times New Roman" w:hAnsi="Times New Roman"/>
            <w:b w:val="false"/>
            <w:bCs w:val="false"/>
          </w:rPr>
          <w:tab/>
          <w:t>C = relative change</w:t>
          <w:tab/>
          <w:tab/>
          <w:t>x1 = initial value</w:t>
          <w:tab/>
          <w:tab/>
          <w:t>x2 = final value</w:t>
        </w:r>
      </w:ins>
    </w:p>
    <w:p>
      <w:pPr>
        <w:pStyle w:val="Normal"/>
        <w:bidi w:val="0"/>
        <w:spacing w:lineRule="auto" w:line="480" w:before="0" w:after="159"/>
        <w:ind w:left="0" w:right="0" w:hanging="0"/>
        <w:jc w:val="both"/>
        <w:rPr>
          <w:b w:val="false"/>
          <w:b w:val="false"/>
          <w:bCs w:val="false"/>
          <w:ins w:id="967" w:author="Unknown Author" w:date="2021-12-18T10:11:04Z"/>
        </w:rPr>
      </w:pPr>
      <w:ins w:id="966" w:author="Unknown Author" w:date="2021-12-18T10:11:04Z">
        <w:r>
          <w:rPr>
            <w:rFonts w:ascii="Times New Roman" w:hAnsi="Times New Roman"/>
            <w:b w:val="false"/>
            <w:bCs w:val="false"/>
          </w:rPr>
          <w:t>Which corresponds to this Rscript</w:t>
        </w:r>
      </w:ins>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69">
                <wp:simplePos x="0" y="0"/>
                <wp:positionH relativeFrom="column">
                  <wp:posOffset>47625</wp:posOffset>
                </wp:positionH>
                <wp:positionV relativeFrom="paragraph">
                  <wp:posOffset>-61595</wp:posOffset>
                </wp:positionV>
                <wp:extent cx="5671185" cy="1026160"/>
                <wp:effectExtent l="0" t="0" r="0" b="0"/>
                <wp:wrapNone/>
                <wp:docPr id="55" name="Shape69"/>
                <a:graphic xmlns:a="http://schemas.openxmlformats.org/drawingml/2006/main">
                  <a:graphicData uri="http://schemas.microsoft.com/office/word/2010/wordprocessingShape">
                    <wps:wsp>
                      <wps:cNvSpPr/>
                      <wps:spPr>
                        <a:xfrm>
                          <a:off x="0" y="0"/>
                          <a:ext cx="5670720" cy="1025640"/>
                        </a:xfrm>
                        <a:prstGeom prst="rect">
                          <a:avLst/>
                        </a:prstGeom>
                        <a:noFill/>
                        <a:ln>
                          <a:noFill/>
                        </a:ln>
                      </wps:spPr>
                      <wps:style>
                        <a:lnRef idx="0"/>
                        <a:fillRef idx="0"/>
                        <a:effectRef idx="0"/>
                        <a:fontRef idx="minor"/>
                      </wps:style>
                      <wps:txbx>
                        <w:txbxContent>
                          <w:p>
                            <w:pPr>
                              <w:pStyle w:val="FrameContents"/>
                              <w:overflowPunct w:val="false"/>
                              <w:rPr>
                                <w:color w:val="000000"/>
                                <w:ins w:id="968" w:author="Unknown Author" w:date="2021-12-18T10:12:29Z"/>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6.45pt;height:80.7pt">
                <w10:wrap type="square"/>
                <v:fill o:detectmouseclick="t" on="false"/>
                <v:stroke color="#3465a4" joinstyle="round" endcap="flat"/>
                <v:textbox>
                  <w:txbxContent>
                    <w:p>
                      <w:pPr>
                        <w:pStyle w:val="FrameContents"/>
                        <w:overflowPunct w:val="false"/>
                        <w:rPr>
                          <w:color w:val="000000"/>
                          <w:ins w:id="969" w:author="Unknown Author" w:date="2021-12-18T10:12:29Z"/>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val="false"/>
          <w:b w:val="false"/>
          <w:bCs w:val="false"/>
          <w:ins w:id="971" w:author="Unknown Author" w:date="2021-12-18T10:12:29Z"/>
        </w:rPr>
      </w:pPr>
      <w:ins w:id="970"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973" w:author="Unknown Author" w:date="2021-12-18T10:12:29Z"/>
        </w:rPr>
      </w:pPr>
      <w:ins w:id="972"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977" w:author="Unknown Author" w:date="2021-12-06T12:02:36Z"/>
        </w:rPr>
      </w:pPr>
      <w:ins w:id="974" w:author="Unknown Author" w:date="2021-12-18T10:12:29Z">
        <w:r>
          <w:rPr>
            <w:rFonts w:ascii="Times New Roman" w:hAnsi="Times New Roman"/>
            <w:b w:val="false"/>
            <w:bCs w:val="false"/>
          </w:rPr>
          <w:t>The</w:t>
        </w:r>
      </w:ins>
      <w:ins w:id="975" w:author="Unknown Author" w:date="2021-12-18T10:13:00Z">
        <w:r>
          <w:rPr>
            <w:rFonts w:ascii="Times New Roman" w:hAnsi="Times New Roman"/>
            <w:b w:val="false"/>
            <w:bCs w:val="false"/>
          </w:rPr>
          <w:t xml:space="preserve"> researchers would use this mathematical formula and its R derivative to compare the each treatment group’</w:t>
        </w:r>
      </w:ins>
      <w:ins w:id="976" w:author="Unknown Author" w:date="2021-12-18T10:14:01Z">
        <w:r>
          <w:rPr>
            <w:rFonts w:ascii="Times New Roman" w:hAnsi="Times New Roman"/>
            <w:b w:val="false"/>
            <w:bCs w:val="false"/>
          </w:rPr>
          <w:t>s dataset to each other and to rule out if this changes are statistically significant.</w:t>
        </w:r>
      </w:ins>
    </w:p>
    <w:p>
      <w:pPr>
        <w:pStyle w:val="Normal"/>
        <w:bidi w:val="0"/>
        <w:spacing w:lineRule="auto" w:line="480" w:before="0" w:after="159"/>
        <w:ind w:left="0" w:right="0" w:hanging="0"/>
        <w:jc w:val="both"/>
        <w:rPr>
          <w:rFonts w:ascii="Times New Roman" w:hAnsi="Times New Roman"/>
          <w:ins w:id="979" w:author="Unknown Author" w:date="2021-11-07T11:04:30Z"/>
          <w:b/>
          <w:b/>
          <w:bCs/>
        </w:rPr>
      </w:pPr>
      <w:ins w:id="978"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980" w:author="Unknown Author" w:date="2021-11-07T11:04:30Z">
        <w:r>
          <w:rPr>
            <w:rFonts w:ascii="Times New Roman" w:hAnsi="Times New Roman"/>
            <w:b w:val="false"/>
            <w:bCs w:val="false"/>
          </w:rPr>
          <w:t>The researchers would test the study</w:t>
        </w:r>
      </w:ins>
      <w:ins w:id="981"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27">
                <wp:simplePos x="0" y="0"/>
                <wp:positionH relativeFrom="column">
                  <wp:posOffset>23495</wp:posOffset>
                </wp:positionH>
                <wp:positionV relativeFrom="paragraph">
                  <wp:posOffset>29845</wp:posOffset>
                </wp:positionV>
                <wp:extent cx="5080635" cy="221615"/>
                <wp:effectExtent l="0" t="0" r="0" b="0"/>
                <wp:wrapNone/>
                <wp:docPr id="57" name="Shape56_1"/>
                <a:graphic xmlns:a="http://schemas.openxmlformats.org/drawingml/2006/main">
                  <a:graphicData uri="http://schemas.microsoft.com/office/word/2010/wordprocessingShape">
                    <wps:wsp>
                      <wps:cNvSpPr/>
                      <wps:spPr>
                        <a:xfrm>
                          <a:off x="0" y="0"/>
                          <a:ext cx="5079960" cy="221040"/>
                        </a:xfrm>
                        <a:prstGeom prst="rect">
                          <a:avLst/>
                        </a:prstGeom>
                        <a:noFill/>
                        <a:ln>
                          <a:noFill/>
                        </a:ln>
                      </wps:spPr>
                      <wps:style>
                        <a:lnRef idx="0"/>
                        <a:fillRef idx="0"/>
                        <a:effectRef idx="0"/>
                        <a:fontRef idx="minor"/>
                      </wps:style>
                      <wps:txbx>
                        <w:txbxContent>
                          <w:p>
                            <w:pPr>
                              <w:pStyle w:val="FrameContents"/>
                              <w:overflowPunct w:val="false"/>
                              <w:rPr>
                                <w:color w:val="000000"/>
                                <w:del w:id="983" w:author="Unknown Author" w:date="2021-11-07T11:15:31Z"/>
                              </w:rPr>
                            </w:pPr>
                            <w:del w:id="982" w:author="Unknown Author" w:date="2021-11-07T11:15:31Z">
                              <w:r>
                                <w:rPr>
                                  <w:color w:val="000000"/>
                                  <w:sz w:val="20"/>
                                </w:rPr>
                                <w:delText>t %&gt;%</w:delText>
                              </w:r>
                            </w:del>
                          </w:p>
                          <w:p>
                            <w:pPr>
                              <w:pStyle w:val="FrameContents"/>
                              <w:overflowPunct w:val="false"/>
                              <w:rPr>
                                <w:color w:val="000000"/>
                                <w:del w:id="986" w:author="Unknown Author" w:date="2021-11-07T11:15:31Z"/>
                              </w:rPr>
                            </w:pPr>
                            <w:del w:id="984" w:author="Unknown Author" w:date="2021-11-07T11:15:31Z">
                              <w:r>
                                <w:rPr>
                                  <w:color w:val="000000"/>
                                  <w:sz w:val="20"/>
                                </w:rPr>
                                <w:delText xml:space="preserve">  </w:delText>
                              </w:r>
                            </w:del>
                            <w:del w:id="985" w:author="Unknown Author" w:date="2021-11-07T11:15:31Z">
                              <w:r>
                                <w:rPr>
                                  <w:color w:val="000000"/>
                                  <w:sz w:val="20"/>
                                </w:rPr>
                                <w:delText>ggplot(aes(y=ping, x=time))+</w:delText>
                              </w:r>
                            </w:del>
                          </w:p>
                          <w:p>
                            <w:pPr>
                              <w:pStyle w:val="FrameContents"/>
                              <w:overflowPunct w:val="false"/>
                              <w:rPr>
                                <w:color w:val="000000"/>
                                <w:del w:id="989" w:author="Unknown Author" w:date="2021-11-07T11:15:31Z"/>
                              </w:rPr>
                            </w:pPr>
                            <w:del w:id="987" w:author="Unknown Author" w:date="2021-11-07T11:15:31Z">
                              <w:r>
                                <w:rPr>
                                  <w:color w:val="000000"/>
                                  <w:sz w:val="20"/>
                                </w:rPr>
                                <w:delText xml:space="preserve">  </w:delText>
                              </w:r>
                            </w:del>
                            <w:del w:id="988" w:author="Unknown Author" w:date="2021-11-07T11:15:31Z">
                              <w:r>
                                <w:rPr>
                                  <w:color w:val="000000"/>
                                  <w:sz w:val="20"/>
                                </w:rPr>
                                <w:delText>ggtitle("Network Latency ")+ #formatting</w:delText>
                              </w:r>
                            </w:del>
                          </w:p>
                          <w:p>
                            <w:pPr>
                              <w:pStyle w:val="FrameContents"/>
                              <w:overflowPunct w:val="false"/>
                              <w:rPr>
                                <w:color w:val="000000"/>
                                <w:del w:id="992" w:author="Unknown Author" w:date="2021-11-07T11:15:31Z"/>
                              </w:rPr>
                            </w:pPr>
                            <w:del w:id="990" w:author="Unknown Author" w:date="2021-11-07T11:15:31Z">
                              <w:r>
                                <w:rPr>
                                  <w:color w:val="000000"/>
                                  <w:sz w:val="20"/>
                                </w:rPr>
                                <w:delText xml:space="preserve">  </w:delText>
                              </w:r>
                            </w:del>
                            <w:del w:id="991" w:author="Unknown Author" w:date="2021-11-07T11:15:31Z">
                              <w:r>
                                <w:rPr>
                                  <w:color w:val="000000"/>
                                  <w:sz w:val="20"/>
                                </w:rPr>
                                <w:delText>labs(y = "Latency (ms)", x = "Time in seconds")+</w:delText>
                              </w:r>
                            </w:del>
                          </w:p>
                          <w:p>
                            <w:pPr>
                              <w:pStyle w:val="FrameContents"/>
                              <w:overflowPunct w:val="false"/>
                              <w:rPr>
                                <w:color w:val="000000"/>
                                <w:del w:id="995" w:author="Unknown Author" w:date="2021-11-07T11:15:31Z"/>
                              </w:rPr>
                            </w:pPr>
                            <w:del w:id="993" w:author="Unknown Author" w:date="2021-11-07T11:15:31Z">
                              <w:r>
                                <w:rPr>
                                  <w:color w:val="000000"/>
                                  <w:sz w:val="20"/>
                                </w:rPr>
                                <w:delText xml:space="preserve">  </w:delText>
                              </w:r>
                            </w:del>
                            <w:del w:id="994" w:author="Unknown Author" w:date="2021-11-07T11:15:31Z">
                              <w:r>
                                <w:rPr>
                                  <w:color w:val="000000"/>
                                  <w:sz w:val="20"/>
                                </w:rPr>
                                <w:delText>theme(</w:delText>
                              </w:r>
                            </w:del>
                          </w:p>
                          <w:p>
                            <w:pPr>
                              <w:pStyle w:val="FrameContents"/>
                              <w:overflowPunct w:val="false"/>
                              <w:rPr>
                                <w:color w:val="000000"/>
                                <w:del w:id="998" w:author="Unknown Author" w:date="2021-11-07T11:15:31Z"/>
                              </w:rPr>
                            </w:pPr>
                            <w:del w:id="996" w:author="Unknown Author" w:date="2021-11-07T11:15:31Z">
                              <w:r>
                                <w:rPr>
                                  <w:color w:val="000000"/>
                                  <w:sz w:val="20"/>
                                </w:rPr>
                                <w:delText xml:space="preserve">    </w:delText>
                              </w:r>
                            </w:del>
                            <w:del w:id="997" w:author="Unknown Author" w:date="2021-11-07T11:15:31Z">
                              <w:r>
                                <w:rPr>
                                  <w:color w:val="000000"/>
                                  <w:sz w:val="20"/>
                                </w:rPr>
                                <w:delText>axis.title.x = element_text(size = 10),</w:delText>
                              </w:r>
                            </w:del>
                          </w:p>
                          <w:p>
                            <w:pPr>
                              <w:pStyle w:val="FrameContents"/>
                              <w:overflowPunct w:val="false"/>
                              <w:rPr>
                                <w:color w:val="000000"/>
                                <w:del w:id="1001" w:author="Unknown Author" w:date="2021-11-07T11:15:31Z"/>
                              </w:rPr>
                            </w:pPr>
                            <w:del w:id="999" w:author="Unknown Author" w:date="2021-11-07T11:15:31Z">
                              <w:r>
                                <w:rPr>
                                  <w:color w:val="000000"/>
                                  <w:sz w:val="20"/>
                                </w:rPr>
                                <w:delText xml:space="preserve">    </w:delText>
                              </w:r>
                            </w:del>
                            <w:del w:id="1000" w:author="Unknown Author" w:date="2021-11-07T11:15:31Z">
                              <w:r>
                                <w:rPr>
                                  <w:color w:val="000000"/>
                                  <w:sz w:val="20"/>
                                </w:rPr>
                                <w:delText>axis.title.y = element_text(size = 10))+</w:delText>
                              </w:r>
                            </w:del>
                          </w:p>
                          <w:p>
                            <w:pPr>
                              <w:pStyle w:val="FrameContents"/>
                              <w:overflowPunct w:val="false"/>
                              <w:rPr>
                                <w:color w:val="000000"/>
                                <w:del w:id="1004" w:author="Unknown Author" w:date="2021-11-07T11:15:31Z"/>
                              </w:rPr>
                            </w:pPr>
                            <w:del w:id="1002" w:author="Unknown Author" w:date="2021-11-07T11:15:31Z">
                              <w:r>
                                <w:rPr>
                                  <w:color w:val="000000"/>
                                  <w:sz w:val="20"/>
                                </w:rPr>
                                <w:delText xml:space="preserve">  </w:delText>
                              </w:r>
                            </w:del>
                            <w:del w:id="1003" w:author="Unknown Author" w:date="2021-11-07T11:15:31Z">
                              <w:r>
                                <w:rPr>
                                  <w:color w:val="000000"/>
                                  <w:sz w:val="20"/>
                                </w:rPr>
                                <w:delText>#scale_y_continuous(trans='log2')+ #log function for better view</w:delText>
                              </w:r>
                            </w:del>
                          </w:p>
                          <w:p>
                            <w:pPr>
                              <w:pStyle w:val="FrameContents"/>
                              <w:overflowPunct w:val="false"/>
                              <w:rPr>
                                <w:color w:val="000000"/>
                              </w:rPr>
                            </w:pPr>
                            <w:del w:id="1005" w:author="Unknown Author" w:date="2021-11-07T11:15:31Z">
                              <w:r>
                                <w:rPr>
                                  <w:color w:val="000000"/>
                                  <w:sz w:val="20"/>
                                </w:rPr>
                                <w:delText xml:space="preserve">  </w:delText>
                              </w:r>
                            </w:del>
                            <w:del w:id="1006" w:author="Unknown Author" w:date="2021-11-07T11:15:31Z">
                              <w:r>
                                <w:rPr>
                                  <w:color w:val="000000"/>
                                  <w:sz w:val="20"/>
                                </w:rPr>
                                <w:delText>geom_line(size = 0.2, color = "dark green")</w:delText>
                              </w:r>
                            </w:del>
                            <w:ins w:id="1007"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399.95pt;height:17.35pt">
                <w10:wrap type="square"/>
                <v:fill o:detectmouseclick="t" on="false"/>
                <v:stroke color="#3465a4" joinstyle="round" endcap="flat"/>
                <v:textbox>
                  <w:txbxContent>
                    <w:p>
                      <w:pPr>
                        <w:pStyle w:val="FrameContents"/>
                        <w:overflowPunct w:val="false"/>
                        <w:rPr>
                          <w:color w:val="000000"/>
                          <w:del w:id="1009" w:author="Unknown Author" w:date="2021-11-07T11:15:31Z"/>
                        </w:rPr>
                      </w:pPr>
                      <w:del w:id="1008" w:author="Unknown Author" w:date="2021-11-07T11:15:31Z">
                        <w:r>
                          <w:rPr>
                            <w:color w:val="000000"/>
                            <w:sz w:val="20"/>
                          </w:rPr>
                          <w:delText>t %&gt;%</w:delText>
                        </w:r>
                      </w:del>
                    </w:p>
                    <w:p>
                      <w:pPr>
                        <w:pStyle w:val="FrameContents"/>
                        <w:overflowPunct w:val="false"/>
                        <w:rPr>
                          <w:color w:val="000000"/>
                          <w:del w:id="1012" w:author="Unknown Author" w:date="2021-11-07T11:15:31Z"/>
                        </w:rPr>
                      </w:pPr>
                      <w:del w:id="1010" w:author="Unknown Author" w:date="2021-11-07T11:15:31Z">
                        <w:r>
                          <w:rPr>
                            <w:color w:val="000000"/>
                            <w:sz w:val="20"/>
                          </w:rPr>
                          <w:delText xml:space="preserve">  </w:delText>
                        </w:r>
                      </w:del>
                      <w:del w:id="1011" w:author="Unknown Author" w:date="2021-11-07T11:15:31Z">
                        <w:r>
                          <w:rPr>
                            <w:color w:val="000000"/>
                            <w:sz w:val="20"/>
                          </w:rPr>
                          <w:delText>ggplot(aes(y=ping, x=time))+</w:delText>
                        </w:r>
                      </w:del>
                    </w:p>
                    <w:p>
                      <w:pPr>
                        <w:pStyle w:val="FrameContents"/>
                        <w:overflowPunct w:val="false"/>
                        <w:rPr>
                          <w:color w:val="000000"/>
                          <w:del w:id="1015" w:author="Unknown Author" w:date="2021-11-07T11:15:31Z"/>
                        </w:rPr>
                      </w:pPr>
                      <w:del w:id="1013" w:author="Unknown Author" w:date="2021-11-07T11:15:31Z">
                        <w:r>
                          <w:rPr>
                            <w:color w:val="000000"/>
                            <w:sz w:val="20"/>
                          </w:rPr>
                          <w:delText xml:space="preserve">  </w:delText>
                        </w:r>
                      </w:del>
                      <w:del w:id="1014" w:author="Unknown Author" w:date="2021-11-07T11:15:31Z">
                        <w:r>
                          <w:rPr>
                            <w:color w:val="000000"/>
                            <w:sz w:val="20"/>
                          </w:rPr>
                          <w:delText>ggtitle("Network Latency ")+ #formatting</w:delText>
                        </w:r>
                      </w:del>
                    </w:p>
                    <w:p>
                      <w:pPr>
                        <w:pStyle w:val="FrameContents"/>
                        <w:overflowPunct w:val="false"/>
                        <w:rPr>
                          <w:color w:val="000000"/>
                          <w:del w:id="1018" w:author="Unknown Author" w:date="2021-11-07T11:15:31Z"/>
                        </w:rPr>
                      </w:pPr>
                      <w:del w:id="1016" w:author="Unknown Author" w:date="2021-11-07T11:15:31Z">
                        <w:r>
                          <w:rPr>
                            <w:color w:val="000000"/>
                            <w:sz w:val="20"/>
                          </w:rPr>
                          <w:delText xml:space="preserve">  </w:delText>
                        </w:r>
                      </w:del>
                      <w:del w:id="1017" w:author="Unknown Author" w:date="2021-11-07T11:15:31Z">
                        <w:r>
                          <w:rPr>
                            <w:color w:val="000000"/>
                            <w:sz w:val="20"/>
                          </w:rPr>
                          <w:delText>labs(y = "Latency (ms)", x = "Time in seconds")+</w:delText>
                        </w:r>
                      </w:del>
                    </w:p>
                    <w:p>
                      <w:pPr>
                        <w:pStyle w:val="FrameContents"/>
                        <w:overflowPunct w:val="false"/>
                        <w:rPr>
                          <w:color w:val="000000"/>
                          <w:del w:id="1021" w:author="Unknown Author" w:date="2021-11-07T11:15:31Z"/>
                        </w:rPr>
                      </w:pPr>
                      <w:del w:id="1019" w:author="Unknown Author" w:date="2021-11-07T11:15:31Z">
                        <w:r>
                          <w:rPr>
                            <w:color w:val="000000"/>
                            <w:sz w:val="20"/>
                          </w:rPr>
                          <w:delText xml:space="preserve">  </w:delText>
                        </w:r>
                      </w:del>
                      <w:del w:id="1020" w:author="Unknown Author" w:date="2021-11-07T11:15:31Z">
                        <w:r>
                          <w:rPr>
                            <w:color w:val="000000"/>
                            <w:sz w:val="20"/>
                          </w:rPr>
                          <w:delText>theme(</w:delText>
                        </w:r>
                      </w:del>
                    </w:p>
                    <w:p>
                      <w:pPr>
                        <w:pStyle w:val="FrameContents"/>
                        <w:overflowPunct w:val="false"/>
                        <w:rPr>
                          <w:color w:val="000000"/>
                          <w:del w:id="1024" w:author="Unknown Author" w:date="2021-11-07T11:15:31Z"/>
                        </w:rPr>
                      </w:pPr>
                      <w:del w:id="1022" w:author="Unknown Author" w:date="2021-11-07T11:15:31Z">
                        <w:r>
                          <w:rPr>
                            <w:color w:val="000000"/>
                            <w:sz w:val="20"/>
                          </w:rPr>
                          <w:delText xml:space="preserve">    </w:delText>
                        </w:r>
                      </w:del>
                      <w:del w:id="1023" w:author="Unknown Author" w:date="2021-11-07T11:15:31Z">
                        <w:r>
                          <w:rPr>
                            <w:color w:val="000000"/>
                            <w:sz w:val="20"/>
                          </w:rPr>
                          <w:delText>axis.title.x = element_text(size = 10),</w:delText>
                        </w:r>
                      </w:del>
                    </w:p>
                    <w:p>
                      <w:pPr>
                        <w:pStyle w:val="FrameContents"/>
                        <w:overflowPunct w:val="false"/>
                        <w:rPr>
                          <w:color w:val="000000"/>
                          <w:del w:id="1027" w:author="Unknown Author" w:date="2021-11-07T11:15:31Z"/>
                        </w:rPr>
                      </w:pPr>
                      <w:del w:id="1025" w:author="Unknown Author" w:date="2021-11-07T11:15:31Z">
                        <w:r>
                          <w:rPr>
                            <w:color w:val="000000"/>
                            <w:sz w:val="20"/>
                          </w:rPr>
                          <w:delText xml:space="preserve">    </w:delText>
                        </w:r>
                      </w:del>
                      <w:del w:id="1026" w:author="Unknown Author" w:date="2021-11-07T11:15:31Z">
                        <w:r>
                          <w:rPr>
                            <w:color w:val="000000"/>
                            <w:sz w:val="20"/>
                          </w:rPr>
                          <w:delText>axis.title.y = element_text(size = 10))+</w:delText>
                        </w:r>
                      </w:del>
                    </w:p>
                    <w:p>
                      <w:pPr>
                        <w:pStyle w:val="FrameContents"/>
                        <w:overflowPunct w:val="false"/>
                        <w:rPr>
                          <w:color w:val="000000"/>
                          <w:del w:id="1030" w:author="Unknown Author" w:date="2021-11-07T11:15:31Z"/>
                        </w:rPr>
                      </w:pPr>
                      <w:del w:id="1028" w:author="Unknown Author" w:date="2021-11-07T11:15:31Z">
                        <w:r>
                          <w:rPr>
                            <w:color w:val="000000"/>
                            <w:sz w:val="20"/>
                          </w:rPr>
                          <w:delText xml:space="preserve">  </w:delText>
                        </w:r>
                      </w:del>
                      <w:del w:id="1029" w:author="Unknown Author" w:date="2021-11-07T11:15:31Z">
                        <w:r>
                          <w:rPr>
                            <w:color w:val="000000"/>
                            <w:sz w:val="20"/>
                          </w:rPr>
                          <w:delText>#scale_y_continuous(trans='log2')+ #log function for better view</w:delText>
                        </w:r>
                      </w:del>
                    </w:p>
                    <w:p>
                      <w:pPr>
                        <w:pStyle w:val="FrameContents"/>
                        <w:overflowPunct w:val="false"/>
                        <w:rPr>
                          <w:color w:val="000000"/>
                        </w:rPr>
                      </w:pPr>
                      <w:del w:id="1031" w:author="Unknown Author" w:date="2021-11-07T11:15:31Z">
                        <w:r>
                          <w:rPr>
                            <w:color w:val="000000"/>
                            <w:sz w:val="20"/>
                          </w:rPr>
                          <w:delText xml:space="preserve">  </w:delText>
                        </w:r>
                      </w:del>
                      <w:del w:id="1032" w:author="Unknown Author" w:date="2021-11-07T11:15:31Z">
                        <w:r>
                          <w:rPr>
                            <w:color w:val="000000"/>
                            <w:sz w:val="20"/>
                          </w:rPr>
                          <w:delText>geom_line(size = 0.2, color = "dark green")</w:delText>
                        </w:r>
                      </w:del>
                      <w:ins w:id="1033"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035" w:author="Unknown Author" w:date="2021-11-07T11:16:37Z"/>
          <w:b/>
          <w:b/>
          <w:bCs/>
        </w:rPr>
      </w:pPr>
      <w:ins w:id="1034"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1038" w:author="Unknown Author" w:date="2021-11-07T11:17:00Z"/>
          <w:b/>
          <w:b/>
          <w:bCs/>
        </w:rPr>
      </w:pPr>
      <w:ins w:id="1036" w:author="Unknown Author" w:date="2021-11-07T11:16:37Z">
        <w:r>
          <w:rPr>
            <w:rFonts w:ascii="Times New Roman" w:hAnsi="Times New Roman"/>
          </w:rPr>
          <w:t xml:space="preserve">cor.test- library initiator to </w:t>
        </w:r>
      </w:ins>
      <w:ins w:id="1037"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1041" w:author="Unknown Author" w:date="2021-11-07T11:18:00Z"/>
          <w:b/>
          <w:b/>
          <w:bCs/>
        </w:rPr>
      </w:pPr>
      <w:ins w:id="1039" w:author="Unknown Author" w:date="2021-11-07T11:17:00Z">
        <w:r>
          <w:rPr>
            <w:rFonts w:ascii="Times New Roman" w:hAnsi="Times New Roman"/>
          </w:rPr>
          <w:t xml:space="preserve">dataset$dataframe1- </w:t>
        </w:r>
      </w:ins>
      <w:ins w:id="1040"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ins w:id="1043" w:author="Unknown Author" w:date="2021-12-18T10:06:47Z"/>
          <w:b/>
          <w:b/>
          <w:bCs/>
        </w:rPr>
      </w:pPr>
      <w:ins w:id="1042"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1045" w:author="Unknown Author" w:date="2021-12-18T10:07:01Z"/>
          <w:b/>
          <w:b/>
          <w:bCs/>
        </w:rPr>
      </w:pPr>
      <w:ins w:id="1044" w:author="Unknown Author" w:date="2021-12-18T10:07:01Z">
        <w:r>
          <w:rPr>
            <w:rFonts w:ascii="Times New Roman" w:hAnsi="Times New Roman"/>
            <w:b/>
            <w:bCs/>
          </w:rPr>
        </w:r>
      </w:ins>
    </w:p>
    <w:p>
      <w:pPr>
        <w:pStyle w:val="TextBody"/>
        <w:bidi w:val="0"/>
        <w:spacing w:lineRule="auto" w:line="480" w:before="0" w:after="159"/>
        <w:jc w:val="left"/>
        <w:rPr>
          <w:rFonts w:ascii="Times New Roman" w:hAnsi="Times New Roman"/>
          <w:ins w:id="1047" w:author="Unknown Author" w:date="2021-12-18T10:07:01Z"/>
        </w:rPr>
      </w:pPr>
      <w:ins w:id="1046" w:author="Unknown Author" w:date="2021-12-18T10:07:01Z">
        <w:r>
          <w:rPr>
            <w:rFonts w:eastAsia="Noto Serif CJK SC" w:cs="Lohit Devanagari" w:ascii="Times New Roman" w:hAnsi="Times New Roman"/>
            <w:b/>
            <w:bCs/>
            <w:color w:val="000000"/>
            <w:kern w:val="2"/>
            <w:sz w:val="24"/>
            <w:szCs w:val="24"/>
            <w:u w:val="none"/>
            <w:lang w:val="en-GB" w:eastAsia="zh-CN" w:bidi="hi-IN"/>
          </w:rPr>
          <w:t xml:space="preserve">Statistical Model </w:t>
        </w:r>
      </w:ins>
    </w:p>
    <w:p>
      <w:pPr>
        <w:pStyle w:val="TextBody"/>
        <w:bidi w:val="0"/>
        <w:spacing w:lineRule="auto" w:line="480" w:before="0" w:after="159"/>
        <w:jc w:val="left"/>
        <w:rPr>
          <w:rFonts w:ascii="Times New Roman" w:hAnsi="Times New Roman"/>
          <w:ins w:id="1053" w:author="Unknown Author" w:date="2021-12-18T10:07:01Z"/>
        </w:rPr>
      </w:pPr>
      <w:ins w:id="1048" w:author="Unknown Author" w:date="2021-12-18T10:07:01Z">
        <w:r>
          <w:rPr>
            <w:rFonts w:ascii="Times New Roman" w:hAnsi="Times New Roman"/>
            <w:b w:val="false"/>
            <w:bCs w:val="false"/>
          </w:rPr>
          <w:t xml:space="preserve">The statistical model below is a collection of all statistical calculations that has been used in this research. Such use correlation test, data visualization, and dataset summarization. This is based on R language </w:t>
        </w:r>
      </w:ins>
      <w:ins w:id="1049" w:author="Unknown Author" w:date="2021-12-18T10:07:01Z">
        <w:r>
          <w:rPr>
            <w:rFonts w:eastAsia="Noto Serif CJK SC" w:cs="Lohit Devanagari" w:ascii="Times New Roman" w:hAnsi="Times New Roman"/>
            <w:b w:val="false"/>
            <w:bCs w:val="false"/>
            <w:color w:val="auto"/>
            <w:kern w:val="2"/>
            <w:sz w:val="24"/>
            <w:szCs w:val="24"/>
            <w:lang w:val="en-GB" w:eastAsia="zh-CN" w:bidi="hi-IN"/>
          </w:rPr>
          <w:t>which</w:t>
        </w:r>
      </w:ins>
      <w:ins w:id="1050" w:author="Unknown Author" w:date="2021-12-18T10:07:01Z">
        <w:r>
          <w:rPr>
            <w:rFonts w:ascii="Times New Roman" w:hAnsi="Times New Roman"/>
            <w:b w:val="false"/>
            <w:bCs w:val="false"/>
          </w:rPr>
          <w:t xml:space="preserve"> a well known programming language in statistics and big data analysis besides to Python. Whilst, the R interpreter is encapsulate in R studio IDE which offers a variety of tools that the researchers use throughout the study. R scripts are interpreted and represents a mathematical model. Researchers opt for R as it offers a fast and accurate calculation compared to traditional means such as </w:t>
        </w:r>
      </w:ins>
      <w:ins w:id="1051" w:author="Unknown Author" w:date="2021-12-18T10:07:01Z">
        <w:r>
          <w:rPr>
            <w:rFonts w:eastAsia="Noto Serif CJK SC" w:cs="Lohit Devanagari" w:ascii="Times New Roman" w:hAnsi="Times New Roman"/>
            <w:b w:val="false"/>
            <w:bCs w:val="false"/>
            <w:color w:val="auto"/>
            <w:kern w:val="2"/>
            <w:sz w:val="24"/>
            <w:szCs w:val="24"/>
            <w:lang w:val="en-GB" w:eastAsia="zh-CN" w:bidi="hi-IN"/>
          </w:rPr>
          <w:t>transistor</w:t>
        </w:r>
      </w:ins>
      <w:ins w:id="1052" w:author="Unknown Author" w:date="2021-12-18T10:07:01Z">
        <w:r>
          <w:rPr>
            <w:rFonts w:ascii="Times New Roman" w:hAnsi="Times New Roman"/>
            <w:b w:val="false"/>
            <w:bCs w:val="false"/>
          </w:rPr>
          <w:t xml:space="preserve"> based scientific calculator.</w:t>
        </w:r>
      </w:ins>
    </w:p>
    <w:p>
      <w:pPr>
        <w:pStyle w:val="TextBody"/>
        <w:bidi w:val="0"/>
        <w:spacing w:lineRule="auto" w:line="240" w:before="0" w:after="159"/>
        <w:jc w:val="left"/>
        <w:rPr>
          <w:rFonts w:ascii="Liberation Sans" w:hAnsi="Liberation Sans"/>
          <w:ins w:id="1056" w:author="Unknown Author" w:date="2021-12-18T10:07:01Z"/>
          <w:sz w:val="20"/>
          <w:szCs w:val="24"/>
        </w:rPr>
      </w:pPr>
      <w:ins w:id="1054" w:author="Unknown Author" w:date="2021-12-18T10:07:01Z">
        <w:r>
          <w:rPr>
            <w:rFonts w:eastAsia="Noto Serif CJK SC" w:cs="Lohit Devanagari" w:ascii="Liberation Sans" w:hAnsi="Liberation Sans"/>
            <w:b/>
            <w:bCs/>
            <w:color w:val="000000"/>
            <w:kern w:val="2"/>
            <w:sz w:val="20"/>
            <w:szCs w:val="24"/>
            <w:u w:val="none"/>
            <w:lang w:val="en-GB" w:eastAsia="zh-CN" w:bidi="hi-IN"/>
          </w:rPr>
          <w:t>#</w:t>
        </w:r>
      </w:ins>
      <w:ins w:id="105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based on R language/ R studio build 372</w:t>
        </w:r>
      </w:ins>
    </w:p>
    <w:p>
      <w:pPr>
        <w:pStyle w:val="TextBody"/>
        <w:bidi w:val="0"/>
        <w:spacing w:lineRule="auto" w:line="240" w:before="0" w:after="159"/>
        <w:jc w:val="left"/>
        <w:rPr/>
      </w:pPr>
      <w:ins w:id="10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install.packages("tidyverse") #Install this packages first</w:t>
        </w:r>
      </w:ins>
    </w:p>
    <w:p>
      <w:pPr>
        <w:pStyle w:val="TextBody"/>
        <w:bidi w:val="0"/>
        <w:spacing w:lineRule="auto" w:line="240" w:before="0" w:after="159"/>
        <w:jc w:val="left"/>
        <w:rPr/>
      </w:pPr>
      <w:ins w:id="105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install.packages("ggpubr")</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62" w:author="Unknown Author" w:date="2021-12-18T10:07:01Z"/>
        </w:rPr>
      </w:pPr>
      <w:ins w:id="106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library("ggplot2")</w:t>
        </w:r>
      </w:ins>
    </w:p>
    <w:p>
      <w:pPr>
        <w:pStyle w:val="TextBody"/>
        <w:bidi w:val="0"/>
        <w:spacing w:lineRule="auto" w:line="240" w:before="0" w:after="159"/>
        <w:jc w:val="left"/>
        <w:rPr/>
      </w:pPr>
      <w:ins w:id="106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library("ggpubr")</w:t>
        </w:r>
      </w:ins>
    </w:p>
    <w:p>
      <w:pPr>
        <w:pStyle w:val="TextBody"/>
        <w:bidi w:val="0"/>
        <w:spacing w:lineRule="auto" w:line="240" w:before="0" w:after="159"/>
        <w:jc w:val="left"/>
        <w:rPr/>
      </w:pPr>
      <w:ins w:id="106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library("tidyverse")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70" w:author="Unknown Author" w:date="2021-12-18T10:07:01Z"/>
        </w:rPr>
      </w:pPr>
      <w:ins w:id="106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7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cor.test(tgroup2.fps$latency, tgroup2.fps$fps.drop, method = "pear")</w:t>
        </w:r>
      </w:ins>
    </w:p>
    <w:p>
      <w:pPr>
        <w:pStyle w:val="TextBody"/>
        <w:bidi w:val="0"/>
        <w:spacing w:lineRule="auto" w:line="240" w:before="0" w:after="159"/>
        <w:jc w:val="left"/>
        <w:rPr/>
      </w:pPr>
      <w:ins w:id="107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ggscatter(tgroup4.fps, x = "latency", y = "fps.drop",</w:t>
        </w:r>
      </w:ins>
    </w:p>
    <w:p>
      <w:pPr>
        <w:pStyle w:val="TextBody"/>
        <w:bidi w:val="0"/>
        <w:spacing w:lineRule="auto" w:line="240" w:before="0" w:after="159"/>
        <w:jc w:val="left"/>
        <w:rPr/>
      </w:pPr>
      <w:ins w:id="107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7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add = "reg.line", conf.int = TRUE,</w:t>
        </w:r>
      </w:ins>
    </w:p>
    <w:p>
      <w:pPr>
        <w:pStyle w:val="TextBody"/>
        <w:bidi w:val="0"/>
        <w:spacing w:lineRule="auto" w:line="240" w:before="0" w:after="159"/>
        <w:jc w:val="left"/>
        <w:rPr/>
      </w:pPr>
      <w:ins w:id="107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7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cor.coef = TRUE, cor.method = "pearson",</w:t>
        </w:r>
      </w:ins>
    </w:p>
    <w:p>
      <w:pPr>
        <w:pStyle w:val="TextBody"/>
        <w:bidi w:val="0"/>
        <w:spacing w:lineRule="auto" w:line="240" w:before="0" w:after="159"/>
        <w:jc w:val="left"/>
        <w:rPr/>
      </w:pPr>
      <w:ins w:id="108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8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xlab = "Latency (ms)", ylab = "Video Cache Miss")</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85" w:author="Unknown Author" w:date="2021-12-18T10:07:01Z"/>
        </w:rPr>
      </w:pPr>
      <w:ins w:id="108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8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#visualizing the independent variables</w:t>
        </w:r>
      </w:ins>
    </w:p>
    <w:p>
      <w:pPr>
        <w:pStyle w:val="TextBody"/>
        <w:bidi w:val="0"/>
        <w:spacing w:lineRule="auto" w:line="240" w:before="0" w:after="159"/>
        <w:jc w:val="left"/>
        <w:rPr/>
      </w:pPr>
      <w:ins w:id="108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&lt;- lat2ping</w:t>
        </w:r>
      </w:ins>
    </w:p>
    <w:p>
      <w:pPr>
        <w:pStyle w:val="TextBody"/>
        <w:bidi w:val="0"/>
        <w:spacing w:lineRule="auto" w:line="240" w:before="0" w:after="159"/>
        <w:jc w:val="left"/>
        <w:rPr/>
      </w:pPr>
      <w:ins w:id="109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lt2 %&gt;%</w:t>
        </w:r>
      </w:ins>
    </w:p>
    <w:p>
      <w:pPr>
        <w:pStyle w:val="TextBody"/>
        <w:bidi w:val="0"/>
        <w:spacing w:lineRule="auto" w:line="240" w:before="0" w:after="159"/>
        <w:jc w:val="left"/>
        <w:rPr/>
      </w:pPr>
      <w:ins w:id="109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9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ggplot(aes(y=ping, x=time))+</w:t>
        </w:r>
      </w:ins>
    </w:p>
    <w:p>
      <w:pPr>
        <w:pStyle w:val="TextBody"/>
        <w:bidi w:val="0"/>
        <w:spacing w:lineRule="auto" w:line="240" w:before="0" w:after="159"/>
        <w:jc w:val="left"/>
        <w:rPr/>
      </w:pPr>
      <w:ins w:id="109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9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ggtitle("Network Latency ")+ #formatting</w:t>
        </w:r>
      </w:ins>
    </w:p>
    <w:p>
      <w:pPr>
        <w:pStyle w:val="TextBody"/>
        <w:bidi w:val="0"/>
        <w:spacing w:lineRule="auto" w:line="240" w:before="0" w:after="159"/>
        <w:jc w:val="left"/>
        <w:rPr/>
      </w:pPr>
      <w:ins w:id="109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9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labs(y = "Latency (ms)", x = "Time in seconds")+</w:t>
        </w:r>
      </w:ins>
    </w:p>
    <w:p>
      <w:pPr>
        <w:pStyle w:val="TextBody"/>
        <w:bidi w:val="0"/>
        <w:spacing w:lineRule="auto" w:line="240" w:before="0" w:after="159"/>
        <w:jc w:val="left"/>
        <w:rPr/>
      </w:pPr>
      <w:ins w:id="110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0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theme(</w:t>
        </w:r>
      </w:ins>
    </w:p>
    <w:p>
      <w:pPr>
        <w:pStyle w:val="TextBody"/>
        <w:bidi w:val="0"/>
        <w:spacing w:lineRule="auto" w:line="240" w:before="0" w:after="159"/>
        <w:jc w:val="left"/>
        <w:rPr/>
      </w:pPr>
      <w:ins w:id="110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0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axis.title.x = element_text(size = 10),</w:t>
        </w:r>
      </w:ins>
    </w:p>
    <w:p>
      <w:pPr>
        <w:pStyle w:val="TextBody"/>
        <w:bidi w:val="0"/>
        <w:spacing w:lineRule="auto" w:line="240" w:before="0" w:after="159"/>
        <w:jc w:val="left"/>
        <w:rPr/>
      </w:pPr>
      <w:ins w:id="110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0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axis.title.y = element_text(size = 10))+</w:t>
        </w:r>
      </w:ins>
    </w:p>
    <w:p>
      <w:pPr>
        <w:pStyle w:val="TextBody"/>
        <w:bidi w:val="0"/>
        <w:spacing w:lineRule="auto" w:line="240" w:before="0" w:after="159"/>
        <w:jc w:val="left"/>
        <w:rPr/>
      </w:pPr>
      <w:ins w:id="111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1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scale_y_continuous(trans='log2')+ #log function for better view</w:t>
        </w:r>
      </w:ins>
    </w:p>
    <w:p>
      <w:pPr>
        <w:pStyle w:val="TextBody"/>
        <w:bidi w:val="0"/>
        <w:spacing w:lineRule="auto" w:line="240" w:before="0" w:after="159"/>
        <w:jc w:val="left"/>
        <w:rPr/>
      </w:pPr>
      <w:ins w:id="111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1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geom_line(size = 0.2, color = "dark green")</w:t>
        </w:r>
      </w:ins>
    </w:p>
    <w:p>
      <w:pPr>
        <w:pStyle w:val="TextBody"/>
        <w:bidi w:val="0"/>
        <w:spacing w:lineRule="auto" w:line="240" w:before="0" w:after="159"/>
        <w:jc w:val="left"/>
        <w:rPr/>
      </w:pPr>
      <w:ins w:id="111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latencytdt &lt;- c(44,31,15,2)</w:t>
        </w:r>
      </w:ins>
    </w:p>
    <w:p>
      <w:pPr>
        <w:pStyle w:val="TextBody"/>
        <w:bidi w:val="0"/>
        <w:spacing w:lineRule="auto" w:line="240" w:before="0" w:after="159"/>
        <w:jc w:val="left"/>
        <w:rPr/>
      </w:pPr>
      <w:ins w:id="111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c("TGroup 1", "TGroup 2", "TGroup 3", "TGroup 4")</w:t>
        </w:r>
      </w:ins>
    </w:p>
    <w:p>
      <w:pPr>
        <w:pStyle w:val="TextBody"/>
        <w:bidi w:val="0"/>
        <w:spacing w:lineRule="auto" w:line="240" w:before="0" w:after="159"/>
        <w:jc w:val="left"/>
        <w:rPr/>
      </w:pPr>
      <w:ins w:id="112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barplot(latencytdt, names.arg=lab, xlab="Treatment Groups", ylab="FPS Drop",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23" w:author="Unknown Author" w:date="2021-12-18T10:07:01Z"/>
        </w:rPr>
      </w:pPr>
      <w:ins w:id="112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2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sum(control.speed$upload)</w:t>
        </w:r>
      </w:ins>
    </w:p>
    <w:p>
      <w:pPr>
        <w:pStyle w:val="TextBody"/>
        <w:bidi w:val="0"/>
        <w:spacing w:lineRule="auto" w:line="240" w:before="0" w:after="159"/>
        <w:jc w:val="left"/>
        <w:rPr/>
      </w:pPr>
      <w:ins w:id="112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sum(control.speed$download)</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29" w:author="Unknown Author" w:date="2021-12-18T10:07:01Z"/>
        </w:rPr>
      </w:pPr>
      <w:ins w:id="112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3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compACM &lt;- c(30,28,35,47,47,17,15,17,25,37,10,8,10,14,21,5,4,8,5,7) #enter ACM values</w:t>
        </w:r>
      </w:ins>
    </w:p>
    <w:p>
      <w:pPr>
        <w:pStyle w:val="TextBody"/>
        <w:bidi w:val="0"/>
        <w:spacing w:lineRule="auto" w:line="240" w:before="0" w:after="159"/>
        <w:jc w:val="left"/>
        <w:rPr/>
      </w:pPr>
      <w:ins w:id="113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&lt;-mean(compACM) #get the mean</w:t>
        </w:r>
      </w:ins>
    </w:p>
    <w:p>
      <w:pPr>
        <w:pStyle w:val="TextBody"/>
        <w:bidi w:val="0"/>
        <w:spacing w:lineRule="auto" w:line="240" w:before="0" w:after="159"/>
        <w:jc w:val="left"/>
        <w:rPr/>
      </w:pPr>
      <w:ins w:id="113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&lt;-c(17) #define initial value</w:t>
        </w:r>
      </w:ins>
    </w:p>
    <w:p>
      <w:pPr>
        <w:pStyle w:val="TextBody"/>
        <w:bidi w:val="0"/>
        <w:spacing w:lineRule="auto" w:line="240" w:before="0" w:after="159"/>
        <w:jc w:val="left"/>
        <w:rPr/>
      </w:pPr>
      <w:ins w:id="113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13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14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14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45" w:author="Unknown Author" w:date="2021-12-18T10:07:01Z"/>
        </w:rPr>
      </w:pPr>
      <w:ins w:id="114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4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compspeed &lt;- c(353090,550148, 1336455, 2833350 ) #enter ACM values</w:t>
        </w:r>
      </w:ins>
    </w:p>
    <w:p>
      <w:pPr>
        <w:pStyle w:val="TextBody"/>
        <w:bidi w:val="0"/>
        <w:spacing w:lineRule="auto" w:line="240" w:before="0" w:after="159"/>
        <w:jc w:val="left"/>
        <w:rPr/>
      </w:pPr>
      <w:ins w:id="114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&lt;-mean(compspeed) #get the mean</w:t>
        </w:r>
      </w:ins>
    </w:p>
    <w:p>
      <w:pPr>
        <w:pStyle w:val="TextBody"/>
        <w:bidi w:val="0"/>
        <w:spacing w:lineRule="auto" w:line="240" w:before="0" w:after="159"/>
        <w:jc w:val="left"/>
        <w:rPr/>
      </w:pPr>
      <w:ins w:id="115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&lt;-c(31517.631) #define initial value</w:t>
        </w:r>
      </w:ins>
    </w:p>
    <w:p>
      <w:pPr>
        <w:pStyle w:val="TextBody"/>
        <w:bidi w:val="0"/>
        <w:spacing w:lineRule="auto" w:line="240" w:before="0" w:after="159"/>
        <w:jc w:val="left"/>
        <w:rPr/>
      </w:pPr>
      <w:ins w:id="115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15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15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15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61" w:author="Unknown Author" w:date="2021-12-18T10:07:01Z"/>
        </w:rPr>
      </w:pPr>
      <w:ins w:id="116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6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kb &lt;- c(31517.631, 1268261)</w:t>
        </w:r>
      </w:ins>
    </w:p>
    <w:p>
      <w:pPr>
        <w:pStyle w:val="TextBody"/>
        <w:bidi w:val="0"/>
        <w:spacing w:lineRule="auto" w:line="240" w:before="0" w:after="159"/>
        <w:jc w:val="left"/>
        <w:rPr/>
      </w:pPr>
      <w:ins w:id="116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c("Control Group", "Treatments")</w:t>
        </w:r>
      </w:ins>
    </w:p>
    <w:p>
      <w:pPr>
        <w:pStyle w:val="TextBody"/>
        <w:bidi w:val="0"/>
        <w:spacing w:lineRule="auto" w:line="240" w:before="0" w:after="159"/>
        <w:jc w:val="left"/>
        <w:rPr/>
      </w:pPr>
      <w:ins w:id="116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barplot(kb, names.arg=lab, xlab="Mean", ylab="Data Usage (KB)",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69" w:author="Unknown Author" w:date="2021-12-18T10:07:01Z"/>
        </w:rPr>
      </w:pPr>
      <w:ins w:id="116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7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 &lt;- c(80,80,100,250,500) #pre determined values in latency</w:t>
        </w:r>
      </w:ins>
    </w:p>
    <w:p>
      <w:pPr>
        <w:pStyle w:val="TextBody"/>
        <w:bidi w:val="0"/>
        <w:spacing w:lineRule="auto" w:line="240" w:before="0" w:after="159"/>
        <w:jc w:val="left"/>
        <w:rPr/>
      </w:pPr>
      <w:ins w:id="117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mean(m)</w:t>
        </w:r>
      </w:ins>
    </w:p>
    <w:p>
      <w:pPr>
        <w:pStyle w:val="TextBody"/>
        <w:bidi w:val="0"/>
        <w:spacing w:lineRule="auto" w:line="240" w:before="0" w:after="159"/>
        <w:jc w:val="left"/>
        <w:rPr/>
      </w:pPr>
      <w:ins w:id="117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summary(m)</w:t>
        </w:r>
      </w:ins>
    </w:p>
    <w:p>
      <w:pPr>
        <w:pStyle w:val="TextBody"/>
        <w:bidi w:val="0"/>
        <w:spacing w:lineRule="auto" w:line="240" w:before="0" w:after="159"/>
        <w:jc w:val="left"/>
        <w:rPr/>
      </w:pPr>
      <w:ins w:id="117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 c(202) #ch4 part3; mean of trgroups in latency</w:t>
        </w:r>
      </w:ins>
    </w:p>
    <w:p>
      <w:pPr>
        <w:pStyle w:val="TextBody"/>
        <w:bidi w:val="0"/>
        <w:spacing w:lineRule="auto" w:line="240" w:before="0" w:after="159"/>
        <w:jc w:val="left"/>
        <w:rPr/>
      </w:pPr>
      <w:ins w:id="117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 c(60.8) #mean of latency by control group</w:t>
        </w:r>
      </w:ins>
    </w:p>
    <w:p>
      <w:pPr>
        <w:pStyle w:val="TextBody"/>
        <w:bidi w:val="0"/>
        <w:spacing w:lineRule="auto" w:line="240" w:before="0" w:after="159"/>
        <w:jc w:val="left"/>
        <w:rPr/>
      </w:pPr>
      <w:ins w:id="118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x3 &lt;- x2 - x1 </w:t>
        </w:r>
      </w:ins>
    </w:p>
    <w:p>
      <w:pPr>
        <w:pStyle w:val="TextBody"/>
        <w:bidi w:val="0"/>
        <w:spacing w:lineRule="auto" w:line="240" w:before="0" w:after="159"/>
        <w:jc w:val="left"/>
        <w:rPr/>
      </w:pPr>
      <w:ins w:id="118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w:t>
        </w:r>
      </w:ins>
    </w:p>
    <w:p>
      <w:pPr>
        <w:pStyle w:val="TextBody"/>
        <w:bidi w:val="0"/>
        <w:spacing w:lineRule="auto" w:line="240" w:before="0" w:after="159"/>
        <w:jc w:val="left"/>
        <w:rPr/>
      </w:pPr>
      <w:ins w:id="118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w:t>
        </w:r>
      </w:ins>
    </w:p>
    <w:p>
      <w:pPr>
        <w:pStyle w:val="TextBody"/>
        <w:bidi w:val="0"/>
        <w:spacing w:lineRule="auto" w:line="240" w:before="0" w:after="159"/>
        <w:jc w:val="left"/>
        <w:rPr/>
      </w:pPr>
      <w:ins w:id="118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w:t>
        </w:r>
      </w:ins>
    </w:p>
    <w:p>
      <w:pPr>
        <w:pStyle w:val="TextBody"/>
        <w:bidi w:val="0"/>
        <w:spacing w:lineRule="auto" w:line="240" w:before="0" w:after="159"/>
        <w:jc w:val="left"/>
        <w:rPr/>
      </w:pPr>
      <w:ins w:id="118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mean(ping.control$ping)</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91" w:author="Unknown Author" w:date="2021-12-18T10:07:01Z"/>
        </w:rPr>
      </w:pPr>
      <w:ins w:id="119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9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#comparing all treatment groups performance issue (latency, each number follows: 80,80,100,250,500ms)</w:t>
        </w:r>
      </w:ins>
    </w:p>
    <w:p>
      <w:pPr>
        <w:pStyle w:val="TextBody"/>
        <w:bidi w:val="0"/>
        <w:spacing w:lineRule="auto" w:line="240" w:before="0" w:after="159"/>
        <w:jc w:val="left"/>
        <w:rPr/>
      </w:pPr>
      <w:ins w:id="119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tr1 &lt;- c(106,103,120,140,147)</w:t>
        </w:r>
      </w:ins>
    </w:p>
    <w:p>
      <w:pPr>
        <w:pStyle w:val="TextBody"/>
        <w:bidi w:val="0"/>
        <w:spacing w:lineRule="auto" w:line="240" w:before="0" w:after="159"/>
        <w:jc w:val="left"/>
        <w:rPr/>
      </w:pPr>
      <w:ins w:id="119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tr2 &lt;- c(75,68,71,88,97)</w:t>
        </w:r>
      </w:ins>
    </w:p>
    <w:p>
      <w:pPr>
        <w:pStyle w:val="TextBody"/>
        <w:bidi w:val="0"/>
        <w:spacing w:lineRule="auto" w:line="240" w:before="0" w:after="159"/>
        <w:jc w:val="left"/>
        <w:rPr/>
      </w:pPr>
      <w:ins w:id="119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tr3 &lt;- c(38,34,34,41,71)</w:t>
        </w:r>
      </w:ins>
    </w:p>
    <w:p>
      <w:pPr>
        <w:pStyle w:val="TextBody"/>
        <w:bidi w:val="0"/>
        <w:spacing w:lineRule="auto" w:line="240" w:before="0" w:after="159"/>
        <w:jc w:val="left"/>
        <w:rPr/>
      </w:pPr>
      <w:ins w:id="120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tr4 &lt;- c(9,9,15,11,20)</w:t>
        </w:r>
      </w:ins>
    </w:p>
    <w:p>
      <w:pPr>
        <w:pStyle w:val="TextBody"/>
        <w:bidi w:val="0"/>
        <w:spacing w:lineRule="auto" w:line="240" w:before="0" w:after="159"/>
        <w:jc w:val="left"/>
        <w:rPr/>
      </w:pPr>
      <w:ins w:id="120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 &lt;- c(80,80,100,250,500,80,80,100,250,500)</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205" w:author="Unknown Author" w:date="2021-12-18T10:07:01Z"/>
        </w:rPr>
      </w:pPr>
      <w:ins w:id="120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20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summary(Untitled.8) #calculation</w:t>
        </w:r>
      </w:ins>
    </w:p>
    <w:p>
      <w:pPr>
        <w:pStyle w:val="TextBody"/>
        <w:bidi w:val="0"/>
        <w:spacing w:lineRule="auto" w:line="240" w:before="0" w:after="159"/>
        <w:jc w:val="left"/>
        <w:rPr/>
      </w:pPr>
      <w:ins w:id="120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ln &lt;- linearregressiontest</w:t>
        </w:r>
      </w:ins>
    </w:p>
    <w:p>
      <w:pPr>
        <w:pStyle w:val="TextBody"/>
        <w:bidi w:val="0"/>
        <w:spacing w:lineRule="auto" w:line="240" w:before="0" w:after="159"/>
        <w:jc w:val="left"/>
        <w:rPr/>
      </w:pPr>
      <w:ins w:id="121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lin &lt;- lm(Untitled.8$tr1+Untitled.8$tr2+Untitled.8$tr3+Untitled.8$tr4 ~ Untitled.8$lat, data = ln)</w:t>
        </w:r>
      </w:ins>
    </w:p>
    <w:p>
      <w:pPr>
        <w:pStyle w:val="TextBody"/>
        <w:bidi w:val="0"/>
        <w:spacing w:lineRule="auto" w:line="240" w:before="0" w:after="159"/>
        <w:jc w:val="left"/>
        <w:rPr/>
      </w:pPr>
      <w:ins w:id="121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summary(lin)</w:t>
        </w:r>
      </w:ins>
    </w:p>
    <w:p>
      <w:pPr>
        <w:pStyle w:val="TextBody"/>
        <w:bidi w:val="0"/>
        <w:spacing w:lineRule="auto" w:line="240" w:before="0" w:after="159"/>
        <w:jc w:val="left"/>
        <w:rPr/>
      </w:pPr>
      <w:ins w:id="121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ggplot(Untitled.8,aes(y=lat))+ #visualization</w:t>
        </w:r>
      </w:ins>
    </w:p>
    <w:p>
      <w:pPr>
        <w:pStyle w:val="TextBody"/>
        <w:bidi w:val="0"/>
        <w:spacing w:lineRule="auto" w:line="240" w:before="0" w:after="159"/>
        <w:jc w:val="left"/>
        <w:rPr/>
      </w:pPr>
      <w:ins w:id="121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1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labs(x = "Error rate", y = "Latency (ms)")+</w:t>
        </w:r>
      </w:ins>
    </w:p>
    <w:p>
      <w:pPr>
        <w:pStyle w:val="TextBody"/>
        <w:bidi w:val="0"/>
        <w:spacing w:lineRule="auto" w:line="240" w:before="0" w:after="159"/>
        <w:jc w:val="left"/>
        <w:rPr/>
      </w:pPr>
      <w:ins w:id="121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2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geom_line(aes(x=tr1, colour = "treatment 1 (50KB/s)"))+</w:t>
        </w:r>
      </w:ins>
    </w:p>
    <w:p>
      <w:pPr>
        <w:pStyle w:val="TextBody"/>
        <w:bidi w:val="0"/>
        <w:spacing w:lineRule="auto" w:line="240" w:before="0" w:after="159"/>
        <w:jc w:val="left"/>
        <w:rPr/>
      </w:pPr>
      <w:ins w:id="122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2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geom_line(aes(x=tr2, colour = "treatment 2 (100KB/s)"))+</w:t>
        </w:r>
      </w:ins>
    </w:p>
    <w:p>
      <w:pPr>
        <w:pStyle w:val="TextBody"/>
        <w:bidi w:val="0"/>
        <w:spacing w:lineRule="auto" w:line="240" w:before="0" w:after="159"/>
        <w:jc w:val="left"/>
        <w:rPr/>
      </w:pPr>
      <w:ins w:id="122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2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geom_line(aes(x=tr3, colour = "treatment 3 (250KB/s)"))+</w:t>
        </w:r>
      </w:ins>
    </w:p>
    <w:p>
      <w:pPr>
        <w:pStyle w:val="TextBody"/>
        <w:bidi w:val="0"/>
        <w:spacing w:lineRule="auto" w:line="240" w:before="0" w:after="159"/>
        <w:ind w:left="0" w:right="0" w:hanging="0"/>
        <w:jc w:val="left"/>
        <w:rPr>
          <w:b w:val="false"/>
          <w:b w:val="false"/>
          <w:bCs w:val="false"/>
        </w:rPr>
      </w:pPr>
      <w:ins w:id="122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2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geom_line(aes(x=tr4, colour = "treatment 4 (500KB/s)"))</w:t>
        </w:r>
      </w:ins>
    </w:p>
    <w:p>
      <w:pPr>
        <w:pStyle w:val="Normal"/>
        <w:bidi w:val="0"/>
        <w:spacing w:lineRule="auto" w:line="480" w:before="0" w:after="159"/>
        <w:ind w:left="0" w:right="0" w:hanging="0"/>
        <w:jc w:val="both"/>
        <w:rPr>
          <w:rFonts w:ascii="Times New Roman" w:hAnsi="Times New Roman"/>
          <w:ins w:id="1231" w:author="Unknown Author" w:date="2021-11-08T14:44:40Z"/>
        </w:rPr>
      </w:pPr>
      <w:ins w:id="1230"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1233" w:author="Unknown Author" w:date="2021-12-18T11:01:18Z"/>
          <w:b/>
          <w:b/>
          <w:bCs/>
        </w:rPr>
      </w:pPr>
      <w:ins w:id="1232" w:author="Unknown Author" w:date="2021-12-18T11:01:18Z">
        <w:r>
          <w:rPr>
            <w:rFonts w:ascii="Times New Roman" w:hAnsi="Times New Roman"/>
            <w:b/>
            <w:bCs/>
          </w:rPr>
        </w:r>
      </w:ins>
    </w:p>
    <w:p>
      <w:pPr>
        <w:pStyle w:val="Normal"/>
        <w:spacing w:lineRule="auto" w:line="480"/>
        <w:ind w:left="0" w:right="0" w:hanging="0"/>
        <w:jc w:val="center"/>
        <w:rPr>
          <w:rFonts w:ascii="Times New Roman" w:hAnsi="Times New Roman"/>
          <w:ins w:id="1235" w:author="Unknown Author" w:date="2021-12-18T10:22:23Z"/>
          <w:b/>
          <w:b/>
          <w:bCs/>
        </w:rPr>
      </w:pPr>
      <w:ins w:id="1234"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37" w:author="Unknown Author" w:date="2021-12-18T10:22:23Z"/>
          <w:b/>
          <w:b/>
          <w:bCs/>
        </w:rPr>
      </w:pPr>
      <w:ins w:id="1236"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39" w:author="Unknown Author" w:date="2021-12-18T10:22:23Z"/>
          <w:b/>
          <w:b/>
          <w:bCs/>
        </w:rPr>
      </w:pPr>
      <w:ins w:id="1238"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41" w:author="Unknown Author" w:date="2021-11-08T14:45:36Z"/>
          <w:b/>
          <w:b/>
          <w:bCs/>
        </w:rPr>
      </w:pPr>
      <w:r>
        <w:rPr>
          <w:rFonts w:cs="Times New Roman" w:ascii="Times New Roman" w:hAnsi="Times New Roman"/>
          <w:b/>
          <w:sz w:val="24"/>
          <w:szCs w:val="24"/>
        </w:rPr>
        <w:t>C</w:t>
      </w:r>
      <w:ins w:id="1240" w:author="Unknown Author" w:date="2021-11-08T14:45:36Z">
        <w:r>
          <w:rPr>
            <w:rFonts w:cs="Times New Roman" w:ascii="Times New Roman" w:hAnsi="Times New Roman"/>
            <w:b/>
            <w:sz w:val="24"/>
            <w:szCs w:val="24"/>
          </w:rPr>
          <w:t>HAPTER 4</w:t>
        </w:r>
      </w:ins>
    </w:p>
    <w:p>
      <w:pPr>
        <w:pStyle w:val="Normal"/>
        <w:bidi w:val="0"/>
        <w:spacing w:lineRule="auto" w:line="480" w:before="0" w:after="159"/>
        <w:ind w:left="0" w:right="0" w:firstLine="709"/>
        <w:jc w:val="center"/>
        <w:rPr>
          <w:rFonts w:ascii="Times New Roman" w:hAnsi="Times New Roman"/>
          <w:b/>
          <w:b/>
          <w:bCs/>
        </w:rPr>
      </w:pPr>
      <w:ins w:id="1242"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1243"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1244"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2" w:name="__DdeLink__2658_2929404521"/>
      <w:bookmarkEnd w:id="52"/>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1249" w:author="Unknown Author" w:date="2021-11-15T10:50:18Z"/>
        </w:rPr>
      </w:pPr>
      <w:ins w:id="1245" w:author="Unknown Author" w:date="2021-12-18T10:02:42Z">
        <w:r>
          <w:rPr>
            <w:b/>
            <w:bCs/>
          </w:rPr>
          <w:t xml:space="preserve">Part </w:t>
        </w:r>
      </w:ins>
      <w:ins w:id="1246" w:author="Unknown Author" w:date="2021-11-15T10:48:05Z">
        <w:r>
          <w:rPr>
            <w:b/>
            <w:bCs/>
          </w:rPr>
          <w:t>I</w:t>
        </w:r>
      </w:ins>
      <w:ins w:id="1247" w:author="Unknown Author" w:date="2021-12-18T10:02:31Z">
        <w:r>
          <w:rPr>
            <w:b/>
            <w:bCs/>
          </w:rPr>
          <w:t>.</w:t>
        </w:r>
      </w:ins>
      <w:ins w:id="1248" w:author="Unknown Author" w:date="2021-11-15T10:50:18Z">
        <w:r>
          <w:rPr/>
          <w:commentReference w:id="19"/>
        </w:r>
      </w:ins>
    </w:p>
    <w:p>
      <w:pPr>
        <w:pStyle w:val="Normal"/>
        <w:bidi w:val="0"/>
        <w:spacing w:lineRule="auto" w:line="480" w:before="0" w:after="159"/>
        <w:ind w:left="0" w:right="0" w:hanging="0"/>
        <w:jc w:val="both"/>
        <w:rPr>
          <w:rFonts w:ascii="Times New Roman" w:hAnsi="Times New Roman"/>
          <w:ins w:id="1255" w:author="Unknown Author" w:date="2021-11-15T10:50:18Z"/>
          <w:b/>
          <w:b/>
          <w:bCs/>
        </w:rPr>
      </w:pPr>
      <w:ins w:id="1250" w:author="Unknown Author" w:date="2021-11-15T10:50:18Z">
        <w:r>
          <w:rPr>
            <w:rFonts w:ascii="Times New Roman" w:hAnsi="Times New Roman"/>
            <w:b/>
            <w:bCs/>
          </w:rPr>
          <w:t xml:space="preserve">1: </w:t>
        </w:r>
      </w:ins>
      <w:ins w:id="1251" w:author="Unknown Author" w:date="2021-11-15T10:50:18Z">
        <w:r>
          <w:rPr>
            <w:rFonts w:ascii="Times New Roman" w:hAnsi="Times New Roman"/>
            <w:b w:val="false"/>
            <w:bCs w:val="false"/>
          </w:rPr>
          <w:t xml:space="preserve">The </w:t>
        </w:r>
      </w:ins>
      <w:ins w:id="1252" w:author="Unknown Author" w:date="2021-11-15T10:50:18Z">
        <w:bookmarkStart w:id="53" w:name="__DdeLink__3292_371119071"/>
        <w:r>
          <w:rPr>
            <w:rFonts w:ascii="Times New Roman" w:hAnsi="Times New Roman"/>
            <w:b w:val="false"/>
            <w:bCs w:val="false"/>
          </w:rPr>
          <w:t>specification</w:t>
        </w:r>
      </w:ins>
      <w:ins w:id="1253" w:author="Unknown Author" w:date="2021-11-15T10:50:18Z">
        <w:bookmarkEnd w:id="53"/>
        <w:r>
          <w:rPr>
            <w:rFonts w:ascii="Times New Roman" w:hAnsi="Times New Roman"/>
            <w:b w:val="false"/>
            <w:bCs w:val="false"/>
          </w:rPr>
          <w:t xml:space="preserve"> profile of the research experiment. </w:t>
        </w:r>
      </w:ins>
      <w:ins w:id="1254" w:author="Unknown Author" w:date="2021-11-15T10:50:18Z">
        <w:r>
          <w:rPr/>
          <w:commentReference w:id="20"/>
        </w:r>
      </w:ins>
    </w:p>
    <w:p>
      <w:pPr>
        <w:pStyle w:val="Normal"/>
        <w:bidi w:val="0"/>
        <w:spacing w:lineRule="auto" w:line="480" w:before="0" w:after="159"/>
        <w:ind w:left="0" w:right="0" w:hanging="0"/>
        <w:jc w:val="both"/>
        <w:rPr>
          <w:b w:val="false"/>
          <w:b w:val="false"/>
          <w:bCs w:val="false"/>
        </w:rPr>
      </w:pPr>
      <w:ins w:id="1256"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57"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58"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59"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60"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61"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62" w:author="Unknown Author" w:date="2021-11-15T10:54:59Z">
              <w:r>
                <w:rPr/>
                <w:t>300</w:t>
              </w:r>
            </w:ins>
            <w:ins w:id="1263"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1265" w:author="Unknown Author" w:date="2021-11-15T10:56:23Z"/>
        </w:rPr>
      </w:pPr>
      <w:ins w:id="1264"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1266" w:author="Unknown Author" w:date="2021-11-15T10:56:23Z">
        <w:r>
          <w:rPr>
            <w:b w:val="false"/>
            <w:bCs w:val="false"/>
          </w:rPr>
          <w:tab/>
        </w:r>
      </w:ins>
      <w:bookmarkStart w:id="54"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computers (</w:t>
      </w:r>
      <w:del w:id="1267" w:author="Unknown Author" w:date="2021-12-06T11:22:56Z">
        <w:r>
          <w:rPr>
            <w:b w:val="false"/>
            <w:bCs w:val="false"/>
          </w:rPr>
          <w:delText>HP tech takes, 2018</w:delText>
        </w:r>
      </w:del>
      <w:ins w:id="1268"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4"/>
      <w:r>
        <w:rPr>
          <w:rFonts w:ascii="Times New Roman" w:hAnsi="Times New Roman"/>
          <w:b w:val="false"/>
          <w:bCs w:val="false"/>
        </w:rPr>
        <w:t xml:space="preserve"> </w:t>
      </w:r>
      <w:bookmarkStart w:id="55"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5"/>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6"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6"/>
    </w:p>
    <w:p>
      <w:pPr>
        <w:pStyle w:val="Normal"/>
        <w:bidi w:val="0"/>
        <w:spacing w:lineRule="auto" w:line="480" w:before="0" w:after="159"/>
        <w:ind w:left="0" w:right="0" w:hanging="0"/>
        <w:jc w:val="both"/>
        <w:rPr>
          <w:b/>
          <w:b/>
          <w:bCs/>
          <w:ins w:id="1271" w:author="Unknown Author" w:date="2021-12-11T10:42:22Z"/>
        </w:rPr>
      </w:pPr>
      <w:bookmarkStart w:id="57" w:name="__DdeLink__3759_3290566110"/>
      <w:r>
        <w:rPr>
          <w:rFonts w:ascii="Times New Roman" w:hAnsi="Times New Roman"/>
          <w:b/>
          <w:bCs/>
        </w:rPr>
        <w:t>Part II</w:t>
      </w:r>
      <w:ins w:id="1269" w:author="Unknown Author" w:date="2021-12-18T10:02:53Z">
        <w:r>
          <w:rPr>
            <w:rFonts w:ascii="Times New Roman" w:hAnsi="Times New Roman"/>
            <w:b/>
            <w:bCs/>
          </w:rPr>
          <w:t>.</w:t>
        </w:r>
      </w:ins>
      <w:r>
        <w:rPr>
          <w:rFonts w:ascii="Times New Roman" w:hAnsi="Times New Roman"/>
          <w:b/>
          <w:bCs/>
        </w:rPr>
        <w:t xml:space="preserve"> </w:t>
      </w:r>
      <w:del w:id="1270" w:author="Unknown Author" w:date="2021-12-18T10:02:51Z">
        <w:bookmarkEnd w:id="57"/>
        <w:r>
          <w:rPr>
            <w:rFonts w:ascii="Times New Roman" w:hAnsi="Times New Roman"/>
            <w:b/>
            <w:bCs/>
          </w:rPr>
          <w:delText>Qualitative Rubric on Testing Google Meet Performance in Latency</w:delText>
        </w:r>
      </w:del>
    </w:p>
    <w:p>
      <w:pPr>
        <w:pStyle w:val="Normal"/>
        <w:bidi w:val="0"/>
        <w:spacing w:lineRule="auto" w:line="480" w:before="0" w:after="159"/>
        <w:ind w:left="0" w:right="0" w:hanging="0"/>
        <w:jc w:val="both"/>
        <w:rPr>
          <w:b/>
          <w:b/>
          <w:bCs/>
        </w:rPr>
      </w:pPr>
      <w:ins w:id="1272" w:author="Unknown Author" w:date="2021-12-11T10:42:22Z">
        <w:r>
          <w:rPr>
            <w:rFonts w:ascii="Times New Roman" w:hAnsi="Times New Roman"/>
            <w:b/>
            <w:bCs/>
          </w:rPr>
          <w:t>2</w:t>
        </w:r>
      </w:ins>
      <w:ins w:id="1273" w:author="Unknown Author" w:date="2021-12-11T10:43:15Z">
        <w:r>
          <w:rPr>
            <w:rFonts w:ascii="Times New Roman" w:hAnsi="Times New Roman"/>
            <w:b/>
            <w:bCs/>
          </w:rPr>
          <w:t xml:space="preserve">: </w:t>
        </w:r>
      </w:ins>
      <w:ins w:id="1274" w:author="Unknown Author" w:date="2021-12-11T10:43:15Z">
        <w:r>
          <w:rPr>
            <w:rFonts w:ascii="Times New Roman" w:hAnsi="Times New Roman"/>
            <w:b w:val="false"/>
            <w:bCs w:val="false"/>
          </w:rPr>
          <w:t>The qualitative rubric for testing Google Meet performance</w:t>
        </w:r>
      </w:ins>
      <w:ins w:id="1275" w:author="Unknown Author" w:date="2021-12-15T12:29:09Z">
        <w:r>
          <w:rPr>
            <w:rFonts w:ascii="Times New Roman" w:hAnsi="Times New Roman"/>
            <w:b w:val="false"/>
            <w:bCs w:val="false"/>
          </w:rPr>
          <w:t>.</w:t>
        </w:r>
      </w:ins>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8"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58"/>
    </w:p>
    <w:p>
      <w:pPr>
        <w:pStyle w:val="Normal"/>
        <w:bidi w:val="0"/>
        <w:spacing w:lineRule="auto" w:line="480" w:before="0" w:after="159"/>
        <w:ind w:left="0" w:right="0" w:hanging="0"/>
        <w:jc w:val="both"/>
        <w:rPr>
          <w:b/>
          <w:b/>
          <w:bCs/>
          <w:ins w:id="1277" w:author="Unknown Author" w:date="2021-12-15T12:28:47Z"/>
        </w:rPr>
      </w:pPr>
      <w:ins w:id="1276" w:author="Unknown Author" w:date="2021-12-15T12:28:47Z">
        <w:r>
          <w:rPr>
            <w:b/>
            <w:bCs/>
          </w:rPr>
        </w:r>
      </w:ins>
    </w:p>
    <w:p>
      <w:pPr>
        <w:pStyle w:val="Normal"/>
        <w:bidi w:val="0"/>
        <w:spacing w:lineRule="auto" w:line="480" w:before="0" w:after="159"/>
        <w:ind w:left="0" w:right="0" w:hanging="0"/>
        <w:jc w:val="both"/>
        <w:rPr>
          <w:b/>
          <w:b/>
          <w:bCs/>
          <w:ins w:id="1279" w:author="Unknown Author" w:date="2021-12-11T10:44:01Z"/>
        </w:rPr>
      </w:pPr>
      <w:ins w:id="1278" w:author="Unknown Author" w:date="2021-12-11T10:44:01Z">
        <w:r>
          <w:rPr>
            <w:b/>
            <w:bCs/>
          </w:rPr>
        </w:r>
      </w:ins>
    </w:p>
    <w:p>
      <w:pPr>
        <w:pStyle w:val="Normal"/>
        <w:bidi w:val="0"/>
        <w:spacing w:lineRule="auto" w:line="480" w:before="0" w:after="159"/>
        <w:ind w:left="0" w:right="0" w:hanging="0"/>
        <w:jc w:val="both"/>
        <w:rPr>
          <w:b/>
          <w:b/>
          <w:bCs/>
        </w:rPr>
      </w:pPr>
      <w:r>
        <w:rPr>
          <w:rFonts w:ascii="Times New Roman" w:hAnsi="Times New Roman"/>
          <w:b/>
          <w:bCs/>
        </w:rPr>
        <w:t>Treatment Group 1 (</w:t>
      </w:r>
      <w:r>
        <w:rPr>
          <w:rFonts w:eastAsia="Noto Serif CJK SC" w:cs="Lohit Devanagari" w:ascii="Times New Roman" w:hAnsi="Times New Roman"/>
          <w:b/>
          <w:bCs/>
        </w:rPr>
        <w:t>Δ 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del w:id="1282" w:author="Unknown Author" w:date="2021-12-18T10:26:41Z"/>
        </w:rPr>
      </w:pPr>
      <w:bookmarkStart w:id="59" w:name="__DdeLink__3487_4183810797"/>
      <w:r>
        <w:rPr>
          <w:rFonts w:ascii="Times New Roman" w:hAnsi="Times New Roman"/>
          <w:b w:val="false"/>
          <w:bCs w:val="false"/>
        </w:rPr>
        <w:t>Based on the data in the table, the researchers would use Pearson correlation test</w:t>
      </w:r>
      <w:ins w:id="1280" w:author="Unknown Author" w:date="2021-12-18T10:26:46Z">
        <w:r>
          <w:rPr>
            <w:rFonts w:ascii="Times New Roman" w:hAnsi="Times New Roman"/>
            <w:b w:val="false"/>
            <w:bCs w:val="false"/>
          </w:rPr>
          <w:t xml:space="preserve"> </w:t>
        </w:r>
      </w:ins>
      <w:del w:id="1281" w:author="Unknown Author" w:date="2021-12-18T10:26:41Z">
        <w:r>
          <w:rPr>
            <w:rFonts w:ascii="Times New Roman" w:hAnsi="Times New Roman"/>
            <w:b w:val="false"/>
            <w:bCs w:val="false"/>
          </w:rPr>
          <w:delText xml:space="preserve"> using the code below in Rstudio.</w:delText>
        </w:r>
      </w:del>
    </w:p>
    <w:p>
      <w:pPr>
        <w:pStyle w:val="Normal"/>
        <w:widowControl/>
        <w:suppressAutoHyphens w:val="true"/>
        <w:overflowPunct w:val="true"/>
        <w:bidi w:val="0"/>
        <w:spacing w:lineRule="auto" w:line="480" w:before="0" w:after="159"/>
        <w:ind w:left="0" w:right="0" w:hanging="0"/>
        <w:jc w:val="both"/>
        <w:rPr>
          <w:b w:val="false"/>
          <w:b w:val="false"/>
          <w:bCs w:val="false"/>
        </w:rPr>
      </w:pPr>
      <w:ins w:id="1283" w:author="Unknown Author" w:date="2021-12-18T10:26:47Z">
        <w:r>
          <w:rPr>
            <w:rFonts w:ascii="Times New Roman" w:hAnsi="Times New Roman"/>
          </w:rPr>
          <w:t xml:space="preserve">using the statistical model on </w:t>
        </w:r>
      </w:ins>
      <w:ins w:id="1284" w:author="Unknown Author" w:date="2021-12-18T10:27:00Z">
        <w:r>
          <w:rPr>
            <w:rFonts w:ascii="Times New Roman" w:hAnsi="Times New Roman"/>
          </w:rPr>
          <w:t>statistical treatment of this study.</w:t>
        </w:r>
      </w:ins>
      <w:bookmarkEnd w:id="59"/>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28">
            <wp:simplePos x="0" y="0"/>
            <wp:positionH relativeFrom="column">
              <wp:posOffset>1186815</wp:posOffset>
            </wp:positionH>
            <wp:positionV relativeFrom="paragraph">
              <wp:posOffset>-229235</wp:posOffset>
            </wp:positionV>
            <wp:extent cx="3124835" cy="1388110"/>
            <wp:effectExtent l="0" t="0" r="0" b="0"/>
            <wp:wrapSquare wrapText="largest"/>
            <wp:docPr id="5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descr=""/>
                    <pic:cNvPicPr>
                      <a:picLocks noChangeAspect="1" noChangeArrowheads="1"/>
                    </pic:cNvPicPr>
                  </pic:nvPicPr>
                  <pic:blipFill>
                    <a:blip r:embed="rId20"/>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center"/>
        <w:rPr>
          <w:rFonts w:ascii="Times New Roman" w:hAnsi="Times New Roman"/>
          <w:sz w:val="16"/>
          <w:szCs w:val="24"/>
        </w:rPr>
      </w:pPr>
      <w:ins w:id="1285" w:author="Unknown Author" w:date="2021-12-10T10:54:27Z">
        <w:r>
          <w:rPr>
            <w:rFonts w:ascii="Times New Roman" w:hAnsi="Times New Roman"/>
            <w:sz w:val="16"/>
            <w:szCs w:val="24"/>
          </w:rPr>
          <w:t xml:space="preserve">Figure </w:t>
        </w:r>
      </w:ins>
      <w:ins w:id="1286" w:author="Unknown Author" w:date="2021-12-10T10:55:11Z">
        <w:r>
          <w:rPr>
            <w:rFonts w:ascii="Times New Roman" w:hAnsi="Times New Roman"/>
            <w:sz w:val="16"/>
            <w:szCs w:val="24"/>
          </w:rPr>
          <w:t>12: relationship of treatment group 1</w:t>
        </w:r>
      </w:ins>
    </w:p>
    <w:p>
      <w:pPr>
        <w:pStyle w:val="Normal"/>
        <w:bidi w:val="0"/>
        <w:spacing w:lineRule="auto" w:line="480" w:before="0" w:after="159"/>
        <w:ind w:left="0" w:right="0" w:hanging="0"/>
        <w:jc w:val="both"/>
        <w:rPr>
          <w:b w:val="false"/>
          <w:b w:val="false"/>
          <w:bCs w:val="false"/>
        </w:rPr>
      </w:pPr>
      <w:bookmarkStart w:id="60"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60"/>
    </w:p>
    <w:p>
      <w:pPr>
        <w:pStyle w:val="Normal"/>
        <w:bidi w:val="0"/>
        <w:spacing w:lineRule="auto" w:line="480" w:before="0" w:after="159"/>
        <w:ind w:left="0" w:right="0" w:hanging="0"/>
        <w:jc w:val="both"/>
        <w:rPr>
          <w:rFonts w:ascii="Times New Roman" w:hAnsi="Times New Roman"/>
          <w:ins w:id="1288" w:author="Unknown Author" w:date="2021-12-18T10:27:13Z"/>
          <w:u w:val="none"/>
        </w:rPr>
      </w:pPr>
      <w:ins w:id="1287" w:author="Unknown Author" w:date="2021-12-18T10:27:13Z">
        <w:r>
          <w:rPr>
            <w:rFonts w:ascii="Times New Roman" w:hAnsi="Times New Roman"/>
            <w:u w:val="none"/>
          </w:rPr>
        </w:r>
      </w:ins>
    </w:p>
    <w:p>
      <w:pPr>
        <w:pStyle w:val="Normal"/>
        <w:bidi w:val="0"/>
        <w:spacing w:lineRule="auto" w:line="480" w:before="0" w:after="159"/>
        <w:ind w:left="0" w:right="0" w:hanging="0"/>
        <w:jc w:val="both"/>
        <w:rPr>
          <w:rFonts w:ascii="Times New Roman" w:hAnsi="Times New Roman"/>
          <w:u w:val="none"/>
        </w:rPr>
      </w:pPr>
      <w:r>
        <w:rPr>
          <w:rFonts w:ascii="Times New Roman" w:hAnsi="Times New Roman"/>
          <w:b/>
          <w:bCs/>
        </w:rPr>
        <w:t>Treatment Group 2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ins w:id="1290" w:author="Unknown Author" w:date="2021-12-18T10:27:35Z"/>
        </w:rPr>
      </w:pPr>
      <w:ins w:id="1289" w:author="Unknown Author" w:date="2021-12-18T10:27:35Z">
        <w:r>
          <w:rPr>
            <w:b w:val="false"/>
            <w:bCs w:val="false"/>
          </w:rPr>
        </w:r>
      </w:ins>
    </w:p>
    <w:p>
      <w:pPr>
        <w:pStyle w:val="Normal"/>
        <w:bidi w:val="0"/>
        <w:spacing w:lineRule="auto" w:line="480" w:before="0" w:after="159"/>
        <w:ind w:left="0" w:right="0" w:hanging="0"/>
        <w:jc w:val="both"/>
        <w:rPr>
          <w:b w:val="false"/>
          <w:b w:val="false"/>
          <w:bCs w:val="false"/>
          <w:del w:id="1292" w:author="Unknown Author" w:date="2021-12-18T10:27:33Z"/>
        </w:rPr>
      </w:pPr>
      <w:r>
        <w:rPr>
          <w:rFonts w:ascii="Times New Roman" w:hAnsi="Times New Roman"/>
          <w:b w:val="false"/>
          <w:bCs w:val="false"/>
        </w:rPr>
        <w:t>Based on the data in the table, the researchers would use Pearson correlation test</w:t>
      </w:r>
      <w:del w:id="1291" w:author="Unknown Author" w:date="2021-12-18T10:27:33Z">
        <w:r>
          <w:rPr>
            <w:rFonts w:ascii="Times New Roman" w:hAnsi="Times New Roman"/>
            <w:b w:val="false"/>
            <w:bCs w:val="false"/>
          </w:rPr>
          <w:delText xml:space="preserve"> using the code below in Rstudio.</w:delText>
        </w:r>
      </w:del>
    </w:p>
    <w:p>
      <w:pPr>
        <w:pStyle w:val="Normal"/>
        <w:widowControl/>
        <w:suppressAutoHyphens w:val="true"/>
        <w:overflowPunct w:val="true"/>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5080635" cy="760730"/>
                <wp:effectExtent l="0" t="0" r="0" b="0"/>
                <wp:wrapNone/>
                <wp:docPr id="60" name="Shape56_3"/>
                <a:graphic xmlns:a="http://schemas.openxmlformats.org/drawingml/2006/main">
                  <a:graphicData uri="http://schemas.microsoft.com/office/word/2010/wordprocessingShape">
                    <wps:wsp>
                      <wps:cNvSpPr/>
                      <wps:spPr>
                        <a:xfrm>
                          <a:off x="0" y="0"/>
                          <a:ext cx="5079960" cy="759960"/>
                        </a:xfrm>
                        <a:prstGeom prst="rect">
                          <a:avLst/>
                        </a:prstGeom>
                        <a:noFill/>
                        <a:ln>
                          <a:noFill/>
                        </a:ln>
                      </wps:spPr>
                      <wps:style>
                        <a:lnRef idx="0"/>
                        <a:fillRef idx="0"/>
                        <a:effectRef idx="0"/>
                        <a:fontRef idx="minor"/>
                      </wps:style>
                      <wps:bodyPr/>
                    </wps:wsp>
                  </a:graphicData>
                </a:graphic>
              </wp:anchor>
            </w:drawing>
          </mc:Choice>
          <mc:Fallback>
            <w:pict>
              <v:rect id="shape_0" ID="Shape56_3" stroked="f" style="position:absolute;margin-left:0pt;margin-top:0.05pt;width:399.95pt;height:59.8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30">
            <wp:simplePos x="0" y="0"/>
            <wp:positionH relativeFrom="column">
              <wp:posOffset>1108075</wp:posOffset>
            </wp:positionH>
            <wp:positionV relativeFrom="paragraph">
              <wp:posOffset>118110</wp:posOffset>
            </wp:positionV>
            <wp:extent cx="2984500" cy="1456690"/>
            <wp:effectExtent l="0" t="0" r="0" b="0"/>
            <wp:wrapSquare wrapText="largest"/>
            <wp:docPr id="6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pic:cNvPicPr>
                      <a:picLocks noChangeAspect="1" noChangeArrowheads="1"/>
                    </pic:cNvPicPr>
                  </pic:nvPicPr>
                  <pic:blipFill>
                    <a:blip r:embed="rId21"/>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294" w:author="Unknown Author" w:date="2021-12-10T09:58:38Z"/>
          <w:b w:val="false"/>
          <w:b w:val="false"/>
          <w:bCs w:val="false"/>
          <w:u w:val="none"/>
        </w:rPr>
      </w:pPr>
      <w:ins w:id="1293" w:author="Unknown Author" w:date="2021-12-10T09:58:38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rFonts w:ascii="Times New Roman" w:hAnsi="Times New Roman"/>
          <w:ins w:id="1296" w:author="Unknown Author" w:date="2021-12-10T10:55:40Z"/>
          <w:sz w:val="16"/>
          <w:szCs w:val="24"/>
        </w:rPr>
      </w:pPr>
      <w:ins w:id="1295" w:author="Unknown Author" w:date="2021-12-10T10:55:40Z">
        <w:r>
          <w:rPr>
            <w:rFonts w:ascii="Times New Roman" w:hAnsi="Times New Roman"/>
            <w:sz w:val="16"/>
            <w:szCs w:val="24"/>
          </w:rPr>
          <w:t>Figure 13: relationship of treatment group 2 to performance variable</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1"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61"/>
    </w:p>
    <w:p>
      <w:pPr>
        <w:pStyle w:val="Normal"/>
        <w:bidi w:val="0"/>
        <w:spacing w:lineRule="auto" w:line="480" w:before="0" w:after="159"/>
        <w:ind w:left="0" w:right="0" w:hanging="0"/>
        <w:jc w:val="both"/>
        <w:rPr>
          <w:rFonts w:ascii="Times New Roman" w:hAnsi="Times New Roman"/>
          <w:ins w:id="1298" w:author="Unknown Author" w:date="2021-12-18T10:27:39Z"/>
          <w:b/>
          <w:b/>
          <w:bCs/>
          <w:u w:val="none"/>
        </w:rPr>
      </w:pPr>
      <w:ins w:id="1297" w:author="Unknown Author" w:date="2021-12-18T10:27:39Z">
        <w:r>
          <w:rPr>
            <w:rFonts w:ascii="Times New Roman" w:hAnsi="Times New Roman"/>
            <w:b/>
            <w:bCs/>
            <w:u w:val="none"/>
          </w:rPr>
        </w:r>
      </w:ins>
    </w:p>
    <w:p>
      <w:pPr>
        <w:pStyle w:val="Normal"/>
        <w:bidi w:val="0"/>
        <w:spacing w:lineRule="auto" w:line="480" w:before="0" w:after="159"/>
        <w:ind w:left="0" w:right="0" w:hanging="0"/>
        <w:jc w:val="both"/>
        <w:rPr>
          <w:rFonts w:ascii="Times New Roman" w:hAnsi="Times New Roman"/>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del w:id="1299" w:author="Unknown Author" w:date="2021-12-18T10:27:59Z">
        <w:r>
          <w:rPr>
            <w:rFonts w:eastAsia="Noto Serif CJK SC" w:cs="Lohit Devanagari" w:ascii="Times New Roman" w:hAnsi="Times New Roman"/>
            <w:b w:val="false"/>
            <w:bCs w:val="false"/>
            <w:strike w:val="false"/>
            <w:dstrike w:val="false"/>
            <w:u w:val="none"/>
          </w:rPr>
          <w:delText>The code below is used to calculate Pearson correlation score based on the data on the table above.</w:delText>
        </w:r>
      </w:del>
      <w:ins w:id="1300" w:author="Unknown Author" w:date="2021-12-18T10:27:59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31">
                <wp:simplePos x="0" y="0"/>
                <wp:positionH relativeFrom="column">
                  <wp:posOffset>23495</wp:posOffset>
                </wp:positionH>
                <wp:positionV relativeFrom="paragraph">
                  <wp:posOffset>-210185</wp:posOffset>
                </wp:positionV>
                <wp:extent cx="5080635" cy="760730"/>
                <wp:effectExtent l="0" t="0" r="0" b="0"/>
                <wp:wrapNone/>
                <wp:docPr id="62" name="Shape56_4"/>
                <a:graphic xmlns:a="http://schemas.openxmlformats.org/drawingml/2006/main">
                  <a:graphicData uri="http://schemas.microsoft.com/office/word/2010/wordprocessingShape">
                    <wps:wsp>
                      <wps:cNvSpPr/>
                      <wps:spPr>
                        <a:xfrm>
                          <a:off x="0" y="0"/>
                          <a:ext cx="5079960" cy="759960"/>
                        </a:xfrm>
                        <a:prstGeom prst="rect">
                          <a:avLst/>
                        </a:prstGeom>
                        <a:noFill/>
                        <a:ln>
                          <a:noFill/>
                        </a:ln>
                      </wps:spPr>
                      <wps:style>
                        <a:lnRef idx="0"/>
                        <a:fillRef idx="0"/>
                        <a:effectRef idx="0"/>
                        <a:fontRef idx="minor"/>
                      </wps:style>
                      <wps:bodyPr/>
                    </wps:wsp>
                  </a:graphicData>
                </a:graphic>
              </wp:anchor>
            </w:drawing>
          </mc:Choice>
          <mc:Fallback>
            <w:pict>
              <v:rect id="shape_0" ID="Shape56_4" stroked="f" style="position:absolute;margin-left:1.85pt;margin-top:-16.55pt;width:399.95pt;height:59.8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32">
            <wp:simplePos x="0" y="0"/>
            <wp:positionH relativeFrom="column">
              <wp:posOffset>979170</wp:posOffset>
            </wp:positionH>
            <wp:positionV relativeFrom="paragraph">
              <wp:posOffset>165735</wp:posOffset>
            </wp:positionV>
            <wp:extent cx="3477260" cy="1732915"/>
            <wp:effectExtent l="0" t="0" r="0" b="0"/>
            <wp:wrapSquare wrapText="largest"/>
            <wp:docPr id="6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7" descr=""/>
                    <pic:cNvPicPr>
                      <a:picLocks noChangeAspect="1" noChangeArrowheads="1"/>
                    </pic:cNvPicPr>
                  </pic:nvPicPr>
                  <pic:blipFill>
                    <a:blip r:embed="rId22"/>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sz w:val="16"/>
          <w:szCs w:val="24"/>
          <w:ins w:id="1302" w:author="Unknown Author" w:date="2021-12-10T10:56:13Z"/>
        </w:rPr>
      </w:pPr>
      <w:ins w:id="1301" w:author="Unknown Author" w:date="2021-12-10T10:56:13Z">
        <w:r>
          <w:rPr>
            <w:sz w:val="16"/>
            <w:szCs w:val="24"/>
          </w:rPr>
          <w:t>Figure 14: relationship of treatment group 3 to variables</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ins w:id="1304" w:author="Unknown Author" w:date="2021-12-11T10:44:29Z"/>
          <w:b/>
          <w:b/>
          <w:bCs/>
          <w:u w:val="none"/>
        </w:rPr>
      </w:pPr>
      <w:ins w:id="1303" w:author="Unknown Author" w:date="2021-12-11T10:44:29Z">
        <w:r>
          <w:rPr>
            <w:rFonts w:ascii="Times New Roman" w:hAnsi="Times New Roman"/>
            <w:b/>
            <w:bCs/>
            <w:u w:val="none"/>
          </w:rPr>
        </w:r>
      </w:ins>
    </w:p>
    <w:p>
      <w:pPr>
        <w:pStyle w:val="Normal"/>
        <w:bidi w:val="0"/>
        <w:spacing w:lineRule="auto" w:line="480" w:before="0" w:after="159"/>
        <w:ind w:left="0" w:right="0" w:hanging="0"/>
        <w:jc w:val="both"/>
        <w:rPr>
          <w:rFonts w:ascii="Times New Roman" w:hAnsi="Times New Roman"/>
          <w:b/>
          <w:b/>
          <w:bCs/>
          <w:u w:val="none"/>
        </w:rPr>
      </w:pPr>
      <w:r>
        <w:rPr>
          <w:rFonts w:eastAsia="Noto Serif CJK SC" w:cs="Lohit Devanagari" w:ascii="Times New Roman" w:hAnsi="Times New Roman"/>
          <w:b/>
          <w:bCs/>
          <w:strike w:val="false"/>
          <w:dstrike w:val="false"/>
          <w:u w:val="none"/>
        </w:rPr>
        <w:t>Treatment Group 4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07" w:author="Unknown Author" w:date="2021-12-18T10:28:11Z"/>
        </w:rPr>
      </w:pPr>
      <w:del w:id="1305" w:author="Unknown Author" w:date="2021-12-18T10:28:10Z">
        <w:r>
          <w:rPr>
            <w:rFonts w:eastAsia="Noto Serif CJK SC" w:cs="Lohit Devanagari" w:ascii="Times New Roman" w:hAnsi="Times New Roman"/>
            <w:b w:val="false"/>
            <w:bCs w:val="false"/>
            <w:strike w:val="false"/>
            <w:dstrike w:val="false"/>
            <w:u w:val="none"/>
          </w:rPr>
          <w:delText>The source code below:</w:delText>
        </w:r>
      </w:del>
      <w:ins w:id="1306" w:author="Unknown Author" w:date="2021-12-18T10:28:10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widowControl/>
        <w:suppressAutoHyphens w:val="true"/>
        <w:overflowPunct w:val="true"/>
        <w:bidi w:val="0"/>
        <w:spacing w:lineRule="auto" w:line="480" w:before="0" w:after="159"/>
        <w:ind w:left="0" w:right="0" w:hanging="0"/>
        <w:jc w:val="both"/>
        <w:rPr>
          <w:rFonts w:ascii="Times New Roman" w:hAnsi="Times New Roman"/>
          <w:b w:val="false"/>
          <w:b w:val="false"/>
          <w:bCs w:val="false"/>
          <w:u w:val="none"/>
          <w:del w:id="1309" w:author="Unknown Author" w:date="2021-12-18T10:28:11Z"/>
        </w:rPr>
      </w:pPr>
      <w:del w:id="1308" w:author="Unknown Author" w:date="2021-12-18T10:28:11Z">
        <w:r>
          <w:rPr>
            <w:rFonts w:ascii="Times New Roman" w:hAnsi="Times New Roman"/>
            <w:b w:val="false"/>
            <w:bCs w:val="false"/>
            <w:u w:val="none"/>
          </w:rPr>
          <mc:AlternateContent>
            <mc:Choice Requires="wps">
              <w:drawing>
                <wp:anchor behindDoc="0" distT="0" distB="0" distL="0" distR="0" simplePos="0" locked="0" layoutInCell="1" allowOverlap="1" relativeHeight="54">
                  <wp:simplePos x="0" y="0"/>
                  <wp:positionH relativeFrom="column">
                    <wp:posOffset>0</wp:posOffset>
                  </wp:positionH>
                  <wp:positionV relativeFrom="paragraph">
                    <wp:posOffset>635</wp:posOffset>
                  </wp:positionV>
                  <wp:extent cx="4867910" cy="768985"/>
                  <wp:effectExtent l="0" t="0" r="0" b="0"/>
                  <wp:wrapNone/>
                  <wp:docPr id="64" name="Shape55"/>
                  <a:graphic xmlns:a="http://schemas.openxmlformats.org/drawingml/2006/main">
                    <a:graphicData uri="http://schemas.microsoft.com/office/word/2010/wordprocessingShape">
                      <wps:wsp>
                        <wps:cNvSpPr/>
                        <wps:spPr>
                          <a:xfrm>
                            <a:off x="0" y="0"/>
                            <a:ext cx="4867200" cy="768240"/>
                          </a:xfrm>
                          <a:prstGeom prst="rect">
                            <a:avLst/>
                          </a:prstGeom>
                          <a:noFill/>
                          <a:ln>
                            <a:noFill/>
                          </a:ln>
                        </wps:spPr>
                        <wps:style>
                          <a:lnRef idx="0"/>
                          <a:fillRef idx="0"/>
                          <a:effectRef idx="0"/>
                          <a:fontRef idx="minor"/>
                        </wps:style>
                        <wps:bodyPr/>
                      </wps:wsp>
                    </a:graphicData>
                  </a:graphic>
                </wp:anchor>
              </w:drawing>
            </mc:Choice>
            <mc:Fallback>
              <w:pict>
                <v:rect id="shape_0" ID="Shape55" stroked="f" style="position:absolute;margin-left:0pt;margin-top:0.05pt;width:383.2pt;height:60.4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33">
            <wp:simplePos x="0" y="0"/>
            <wp:positionH relativeFrom="column">
              <wp:posOffset>832485</wp:posOffset>
            </wp:positionH>
            <wp:positionV relativeFrom="paragraph">
              <wp:posOffset>9525</wp:posOffset>
            </wp:positionV>
            <wp:extent cx="3208020" cy="1501775"/>
            <wp:effectExtent l="0" t="0" r="0" b="0"/>
            <wp:wrapSquare wrapText="largest"/>
            <wp:docPr id="6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8" descr=""/>
                    <pic:cNvPicPr>
                      <a:picLocks noChangeAspect="1" noChangeArrowheads="1"/>
                    </pic:cNvPicPr>
                  </pic:nvPicPr>
                  <pic:blipFill>
                    <a:blip r:embed="rId23"/>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rFonts w:ascii="Times New Roman" w:hAnsi="Times New Roman" w:eastAsia="Noto Serif CJK SC" w:cs="Lohit Devanagari"/>
          <w:strike w:val="false"/>
          <w:dstrike w:val="false"/>
          <w:sz w:val="16"/>
          <w:szCs w:val="24"/>
        </w:rPr>
      </w:pPr>
      <w:ins w:id="1310" w:author="Unknown Author" w:date="2021-12-10T10:56:52Z">
        <w:r>
          <w:rPr>
            <w:rFonts w:eastAsia="Noto Serif CJK SC" w:cs="Lohit Devanagari" w:ascii="Times New Roman" w:hAnsi="Times New Roman"/>
            <w:strike w:val="false"/>
            <w:dstrike w:val="false"/>
            <w:sz w:val="16"/>
            <w:szCs w:val="24"/>
          </w:rPr>
          <w:t xml:space="preserve">figure 15: </w:t>
        </w:r>
      </w:ins>
      <w:ins w:id="1311" w:author="Unknown Author" w:date="2021-12-10T10:57:01Z">
        <w:r>
          <w:rPr>
            <w:rFonts w:eastAsia="Noto Serif CJK SC" w:cs="Lohit Devanagari" w:ascii="Times New Roman" w:hAnsi="Times New Roman"/>
            <w:strike w:val="false"/>
            <w:dstrike w:val="false"/>
            <w:sz w:val="16"/>
            <w:szCs w:val="24"/>
          </w:rPr>
          <w:t xml:space="preserve"> relationship of treatment group 4 to variables indicating 0</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2"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62"/>
    </w:p>
    <w:p>
      <w:pPr>
        <w:pStyle w:val="Normal"/>
        <w:bidi w:val="0"/>
        <w:spacing w:lineRule="auto" w:line="480" w:before="0" w:after="159"/>
        <w:ind w:left="0" w:right="0" w:hanging="0"/>
        <w:jc w:val="both"/>
        <w:rPr>
          <w:rFonts w:ascii="Times New Roman" w:hAnsi="Times New Roman"/>
          <w:ins w:id="1313" w:author="Unknown Author" w:date="2021-12-06T12:03:36Z"/>
          <w:b w:val="false"/>
          <w:b w:val="false"/>
          <w:bCs w:val="false"/>
          <w:u w:val="none"/>
        </w:rPr>
      </w:pPr>
      <w:ins w:id="1312" w:author="Unknown Author" w:date="2021-12-06T12:03:36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del w:id="1315" w:author="Unknown Author" w:date="2021-12-18T10:28:17Z"/>
        </w:rPr>
      </w:pPr>
      <w:del w:id="1314" w:author="Unknown Author" w:date="2021-12-18T10:28:17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ins w:id="1317" w:author="Unknown Author" w:date="2021-12-18T10:28:20Z"/>
          <w:b/>
          <w:b/>
          <w:bCs/>
        </w:rPr>
      </w:pPr>
      <w:ins w:id="1316" w:author="Unknown Author" w:date="2021-12-18T10:28:2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319" w:author="Unknown Author" w:date="2021-12-18T10:28:20Z"/>
          <w:b/>
          <w:b/>
          <w:bCs/>
        </w:rPr>
      </w:pPr>
      <w:ins w:id="1318" w:author="Unknown Author" w:date="2021-12-18T10:28:2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321" w:author="Unknown Author" w:date="2021-12-11T10:44:37Z"/>
          <w:b/>
          <w:b/>
          <w:bCs/>
        </w:rPr>
      </w:pPr>
      <w:ins w:id="1320" w:author="Unknown Author" w:date="2021-12-11T10:44:37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63" w:name="__DdeLink__2189_66867511"/>
      <w:r>
        <w:rPr>
          <w:rFonts w:eastAsia="Noto Serif CJK SC" w:cs="Lohit Devanagari" w:ascii="Times New Roman" w:hAnsi="Times New Roman"/>
          <w:b/>
          <w:bCs/>
        </w:rPr>
        <w:t>peed (500KB/</w:t>
      </w:r>
      <w:bookmarkEnd w:id="63"/>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4" w:name="__DdeLink__2680_2929404521"/>
      <w:bookmarkEnd w:id="64"/>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55">
            <wp:simplePos x="0" y="0"/>
            <wp:positionH relativeFrom="column">
              <wp:posOffset>765175</wp:posOffset>
            </wp:positionH>
            <wp:positionV relativeFrom="paragraph">
              <wp:posOffset>-262255</wp:posOffset>
            </wp:positionV>
            <wp:extent cx="3906520" cy="1776730"/>
            <wp:effectExtent l="0" t="0" r="0" b="0"/>
            <wp:wrapSquare wrapText="largest"/>
            <wp:docPr id="6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 descr=""/>
                    <pic:cNvPicPr>
                      <a:picLocks noChangeAspect="1" noChangeArrowheads="1"/>
                    </pic:cNvPicPr>
                  </pic:nvPicPr>
                  <pic:blipFill>
                    <a:blip r:embed="rId24"/>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323" w:author="Unknown Author" w:date="2021-12-10T10:57:39Z"/>
          <w:b w:val="false"/>
          <w:b w:val="false"/>
          <w:bCs w:val="false"/>
          <w:u w:val="none"/>
        </w:rPr>
      </w:pPr>
      <w:ins w:id="1322" w:author="Unknown Author" w:date="2021-12-10T10:57:39Z">
        <w:r>
          <w:rPr>
            <w:rFonts w:ascii="Times New Roman" w:hAnsi="Times New Roman"/>
            <w:b w:val="false"/>
            <w:bCs w:val="false"/>
            <w:u w:val="none"/>
          </w:rPr>
        </w:r>
      </w:ins>
    </w:p>
    <w:p>
      <w:pPr>
        <w:pStyle w:val="Normal"/>
        <w:bidi w:val="0"/>
        <w:spacing w:lineRule="auto" w:line="480" w:before="0" w:after="159"/>
        <w:ind w:left="0" w:right="0" w:hanging="0"/>
        <w:jc w:val="center"/>
        <w:rPr>
          <w:rFonts w:ascii="Times New Roman" w:hAnsi="Times New Roman"/>
          <w:b w:val="false"/>
          <w:b w:val="false"/>
          <w:bCs w:val="false"/>
          <w:sz w:val="16"/>
          <w:szCs w:val="24"/>
          <w:u w:val="none"/>
        </w:rPr>
      </w:pPr>
      <w:ins w:id="1324" w:author="Unknown Author" w:date="2021-12-10T10:57:39Z">
        <w:r>
          <w:rPr>
            <w:rFonts w:ascii="Times New Roman" w:hAnsi="Times New Roman"/>
            <w:b w:val="false"/>
            <w:bCs w:val="false"/>
            <w:sz w:val="16"/>
            <w:szCs w:val="24"/>
            <w:u w:val="none"/>
          </w:rPr>
          <w:t>Figure 16: performance increase per treatmen</w:t>
        </w:r>
      </w:ins>
      <w:ins w:id="1325" w:author="Unknown Author" w:date="2021-12-10T10:58:00Z">
        <w:r>
          <w:rPr>
            <w:rFonts w:ascii="Times New Roman" w:hAnsi="Times New Roman"/>
            <w:b w:val="false"/>
            <w:bCs w:val="false"/>
            <w:sz w:val="16"/>
            <w:szCs w:val="24"/>
            <w:u w:val="none"/>
          </w:rPr>
          <w:t>t group</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5"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5"/>
    </w:p>
    <w:p>
      <w:pPr>
        <w:pStyle w:val="Normal"/>
        <w:bidi w:val="0"/>
        <w:spacing w:lineRule="auto" w:line="480" w:before="0" w:after="159"/>
        <w:ind w:left="0" w:right="0" w:hanging="0"/>
        <w:jc w:val="both"/>
        <w:rPr>
          <w:b/>
          <w:b/>
          <w:bCs/>
        </w:rPr>
      </w:pPr>
      <w:r>
        <w:rPr>
          <w:b/>
          <w:bCs/>
        </w:rPr>
        <w:t>Treatment Group 1 (</w:t>
      </w:r>
      <w:bookmarkStart w:id="66" w:name="__DdeLink__2109_66867511"/>
      <w:r>
        <w:rPr>
          <w:b/>
          <w:bCs/>
        </w:rPr>
        <w:t xml:space="preserve"> </w:t>
      </w:r>
      <w:r>
        <w:rPr>
          <w:rFonts w:eastAsia="Noto Serif CJK SC" w:cs="Lohit Devanagari" w:ascii="Times New Roman" w:hAnsi="Times New Roman"/>
          <w:b/>
          <w:bCs/>
        </w:rPr>
        <w:t xml:space="preserve">Δ </w:t>
      </w:r>
      <w:bookmarkEnd w:id="66"/>
      <w:r>
        <w:rPr>
          <w:rFonts w:eastAsia="Noto Serif CJK SC" w:cs="Lohit Devanagari" w:ascii="Times New Roman" w:hAnsi="Times New Roman"/>
          <w:b/>
          <w:bCs/>
        </w:rPr>
        <w:t>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26" w:author="Unknown Author" w:date="2021-12-18T10:28:34Z"/>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widowControl/>
        <w:suppressAutoHyphens w:val="true"/>
        <w:overflowPunct w:val="true"/>
        <w:bidi w:val="0"/>
        <w:spacing w:lineRule="auto" w:line="480" w:before="0" w:after="159"/>
        <w:ind w:left="0" w:right="0" w:hanging="0"/>
        <w:jc w:val="both"/>
        <w:rPr>
          <w:rFonts w:ascii="Times New Roman" w:hAnsi="Times New Roman"/>
          <w:b w:val="false"/>
          <w:b w:val="false"/>
          <w:bCs w:val="false"/>
          <w:u w:val="none"/>
          <w:del w:id="1328" w:author="Unknown Author" w:date="2021-12-18T10:28:34Z"/>
        </w:rPr>
      </w:pPr>
      <w:del w:id="1327" w:author="Unknown Author" w:date="2021-12-18T10:28:34Z">
        <w:r>
          <w:rPr>
            <w:rFonts w:ascii="Times New Roman" w:hAnsi="Times New Roman"/>
            <w:b w:val="false"/>
            <w:bCs w:val="false"/>
            <w:u w:val="none"/>
          </w:rPr>
          <mc:AlternateContent>
            <mc:Choice Requires="wps">
              <w:drawing>
                <wp:anchor behindDoc="0" distT="0" distB="0" distL="0" distR="0" simplePos="0" locked="0" layoutInCell="1" allowOverlap="1" relativeHeight="44">
                  <wp:simplePos x="0" y="0"/>
                  <wp:positionH relativeFrom="column">
                    <wp:posOffset>0</wp:posOffset>
                  </wp:positionH>
                  <wp:positionV relativeFrom="paragraph">
                    <wp:posOffset>635</wp:posOffset>
                  </wp:positionV>
                  <wp:extent cx="4307205" cy="1084580"/>
                  <wp:effectExtent l="0" t="0" r="0" b="0"/>
                  <wp:wrapNone/>
                  <wp:docPr id="67" name="Shape66"/>
                  <a:graphic xmlns:a="http://schemas.openxmlformats.org/drawingml/2006/main">
                    <a:graphicData uri="http://schemas.microsoft.com/office/word/2010/wordprocessingShape">
                      <wps:wsp>
                        <wps:cNvSpPr/>
                        <wps:spPr>
                          <a:xfrm>
                            <a:off x="0" y="0"/>
                            <a:ext cx="4306680" cy="1083960"/>
                          </a:xfrm>
                          <a:prstGeom prst="rect">
                            <a:avLst/>
                          </a:prstGeom>
                          <a:noFill/>
                          <a:ln>
                            <a:noFill/>
                          </a:ln>
                        </wps:spPr>
                        <wps:style>
                          <a:lnRef idx="0"/>
                          <a:fillRef idx="0"/>
                          <a:effectRef idx="0"/>
                          <a:fontRef idx="minor"/>
                        </wps:style>
                        <wps:bodyPr/>
                      </wps:wsp>
                    </a:graphicData>
                  </a:graphic>
                </wp:anchor>
              </w:drawing>
            </mc:Choice>
            <mc:Fallback>
              <w:pict>
                <v:rect id="shape_0" ID="Shape66" stroked="f" style="position:absolute;margin-left:0pt;margin-top:0.05pt;width:339.05pt;height:85.3pt">
                  <w10:wrap type="none"/>
                  <v:fill o:detectmouseclick="t" on="false"/>
                  <v:stroke color="#3465a4" joinstyle="round" endcap="flat"/>
                </v:rect>
              </w:pict>
            </mc:Fallback>
          </mc:AlternateContent>
        </w:r>
      </w:del>
    </w:p>
    <w:p>
      <w:pPr>
        <w:pStyle w:val="Normal"/>
        <w:widowControl/>
        <w:suppressAutoHyphens w:val="true"/>
        <w:overflowPunct w:val="true"/>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30" w:author="Unknown Author" w:date="2021-12-11T10:45:31Z"/>
        </w:rPr>
      </w:pPr>
      <w:del w:id="1329" w:author="Unknown Author" w:date="2021-12-11T10:45:31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rPr>
      </w:pPr>
      <w:bookmarkStart w:id="67"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67"/>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34">
            <wp:simplePos x="0" y="0"/>
            <wp:positionH relativeFrom="column">
              <wp:posOffset>1263650</wp:posOffset>
            </wp:positionH>
            <wp:positionV relativeFrom="paragraph">
              <wp:posOffset>-248920</wp:posOffset>
            </wp:positionV>
            <wp:extent cx="2972435" cy="1560195"/>
            <wp:effectExtent l="0" t="0" r="0" b="0"/>
            <wp:wrapSquare wrapText="largest"/>
            <wp:docPr id="6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 descr=""/>
                    <pic:cNvPicPr>
                      <a:picLocks noChangeAspect="1" noChangeArrowheads="1"/>
                    </pic:cNvPicPr>
                  </pic:nvPicPr>
                  <pic:blipFill>
                    <a:blip r:embed="rId25"/>
                    <a:stretch>
                      <a:fillRect/>
                    </a:stretch>
                  </pic:blipFill>
                  <pic:spPr bwMode="auto">
                    <a:xfrm>
                      <a:off x="0" y="0"/>
                      <a:ext cx="2972435" cy="15601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32" w:author="Unknown Author" w:date="2021-12-11T10:45:02Z"/>
        </w:rPr>
      </w:pPr>
      <w:del w:id="1331"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del w:id="1334" w:author="Unknown Author" w:date="2021-12-11T10:45:02Z"/>
        </w:rPr>
      </w:pPr>
      <w:del w:id="1333"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ins w:id="1336" w:author="Unknown Author" w:date="2021-12-11T10:45:35Z"/>
          <w:b w:val="false"/>
          <w:b w:val="false"/>
          <w:bCs w:val="false"/>
          <w:u w:val="none"/>
        </w:rPr>
      </w:pPr>
      <w:ins w:id="1335" w:author="Unknown Author" w:date="2021-12-11T10:45:35Z">
        <w:r>
          <w:rPr>
            <w:rFonts w:ascii="Times New Roman" w:hAnsi="Times New Roman"/>
            <w:b w:val="false"/>
            <w:bCs w:val="false"/>
            <w:u w:val="none"/>
          </w:rPr>
        </w:r>
      </w:ins>
    </w:p>
    <w:p>
      <w:pPr>
        <w:pStyle w:val="Normal"/>
        <w:bidi w:val="0"/>
        <w:spacing w:lineRule="auto" w:line="480" w:before="0" w:after="159"/>
        <w:ind w:left="0" w:right="0" w:hanging="0"/>
        <w:jc w:val="center"/>
        <w:rPr>
          <w:b w:val="false"/>
          <w:b w:val="false"/>
          <w:bCs w:val="false"/>
          <w:ins w:id="1339" w:author="Unknown Author" w:date="2021-12-18T10:28:38Z"/>
          <w:sz w:val="16"/>
          <w:szCs w:val="24"/>
        </w:rPr>
      </w:pPr>
      <w:ins w:id="1337" w:author="Unknown Author" w:date="2021-12-10T10:58:09Z">
        <w:r>
          <w:rPr>
            <w:b w:val="false"/>
            <w:bCs w:val="false"/>
            <w:sz w:val="16"/>
            <w:szCs w:val="24"/>
          </w:rPr>
          <w:t>Figure 17</w:t>
        </w:r>
      </w:ins>
      <w:ins w:id="1338" w:author="Unknown Author" w:date="2021-12-18T10:28:38Z">
        <w:r>
          <w:rPr>
            <w:b w:val="false"/>
            <w:bCs w:val="false"/>
            <w:sz w:val="16"/>
            <w:szCs w:val="24"/>
          </w:rPr>
          <w:t xml:space="preserve"> treatment group 1 correlation plot</w:t>
        </w:r>
      </w:ins>
    </w:p>
    <w:p>
      <w:pPr>
        <w:pStyle w:val="Normal"/>
        <w:bidi w:val="0"/>
        <w:spacing w:lineRule="auto" w:line="480" w:before="0" w:after="159"/>
        <w:ind w:left="0" w:right="0" w:hanging="0"/>
        <w:jc w:val="both"/>
        <w:rPr>
          <w:b/>
          <w:b/>
          <w:bCs/>
          <w:ins w:id="1341" w:author="Unknown Author" w:date="2021-12-18T10:28:38Z"/>
        </w:rPr>
      </w:pPr>
      <w:ins w:id="1340" w:author="Unknown Author" w:date="2021-12-18T10:28:38Z">
        <w:r>
          <w:rPr>
            <w:b/>
            <w:bCs/>
          </w:rPr>
        </w:r>
      </w:ins>
    </w:p>
    <w:p>
      <w:pPr>
        <w:pStyle w:val="Normal"/>
        <w:bidi w:val="0"/>
        <w:spacing w:lineRule="auto" w:line="480" w:before="0" w:after="159"/>
        <w:ind w:left="0" w:right="0" w:hanging="0"/>
        <w:jc w:val="both"/>
        <w:rPr>
          <w:b/>
          <w:b/>
          <w:bCs/>
          <w:ins w:id="1343" w:author="Unknown Author" w:date="2021-12-18T10:28:38Z"/>
        </w:rPr>
      </w:pPr>
      <w:ins w:id="1342" w:author="Unknown Author" w:date="2021-12-18T10:28:38Z">
        <w:r>
          <w:rPr>
            <w:b/>
            <w:bCs/>
          </w:rPr>
        </w:r>
      </w:ins>
    </w:p>
    <w:p>
      <w:pPr>
        <w:pStyle w:val="Normal"/>
        <w:bidi w:val="0"/>
        <w:spacing w:lineRule="auto" w:line="480" w:before="0" w:after="159"/>
        <w:ind w:left="0" w:right="0" w:hanging="0"/>
        <w:jc w:val="both"/>
        <w:rPr>
          <w:b/>
          <w:b/>
          <w:bCs/>
          <w:ins w:id="1345" w:author="Unknown Author" w:date="2021-12-11T10:45:07Z"/>
        </w:rPr>
      </w:pPr>
      <w:ins w:id="1344" w:author="Unknown Author" w:date="2021-12-11T10:45:07Z">
        <w:r>
          <w:rPr>
            <w:b/>
            <w:bCs/>
          </w:rPr>
        </w:r>
      </w:ins>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8" w:name="__DdeLink__2686_2929404521"/>
      <w:bookmarkEnd w:id="68"/>
      <w:r>
        <w:drawing>
          <wp:anchor behindDoc="0" distT="0" distB="0" distL="0" distR="0" simplePos="0" locked="0" layoutInCell="1" allowOverlap="1" relativeHeight="35">
            <wp:simplePos x="0" y="0"/>
            <wp:positionH relativeFrom="column">
              <wp:posOffset>1344930</wp:posOffset>
            </wp:positionH>
            <wp:positionV relativeFrom="paragraph">
              <wp:posOffset>1268730</wp:posOffset>
            </wp:positionV>
            <wp:extent cx="2796540" cy="1468120"/>
            <wp:effectExtent l="0" t="0" r="0" b="0"/>
            <wp:wrapSquare wrapText="largest"/>
            <wp:docPr id="6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0" descr=""/>
                    <pic:cNvPicPr>
                      <a:picLocks noChangeAspect="1" noChangeArrowheads="1"/>
                    </pic:cNvPicPr>
                  </pic:nvPicPr>
                  <pic:blipFill>
                    <a:blip r:embed="rId26"/>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b w:val="false"/>
          <w:b w:val="false"/>
          <w:bCs w:val="false"/>
          <w:sz w:val="16"/>
          <w:szCs w:val="24"/>
        </w:rPr>
      </w:pPr>
      <w:ins w:id="1346" w:author="Unknown Author" w:date="2021-12-10T10:58:36Z">
        <w:r>
          <w:rPr>
            <w:b w:val="false"/>
            <w:bCs w:val="false"/>
            <w:sz w:val="16"/>
            <w:szCs w:val="24"/>
          </w:rPr>
          <w:t>figure 18</w:t>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ins w:id="1348" w:author="Unknown Author" w:date="2021-12-11T10:46:15Z"/>
        </w:rPr>
      </w:pPr>
      <w:ins w:id="1347" w:author="Unknown Author" w:date="2021-12-11T10:46:15Z">
        <w:r>
          <w:rPr>
            <w:b/>
            <w:bCs/>
          </w:rPr>
        </w:r>
      </w:ins>
    </w:p>
    <w:p>
      <w:pPr>
        <w:pStyle w:val="Normal"/>
        <w:bidi w:val="0"/>
        <w:spacing w:lineRule="auto" w:line="480" w:before="0" w:after="159"/>
        <w:ind w:left="0" w:right="0" w:hanging="0"/>
        <w:jc w:val="both"/>
        <w:rPr>
          <w:b/>
          <w:b/>
          <w:bCs/>
          <w:ins w:id="1350" w:author="Unknown Author" w:date="2021-12-11T10:46:15Z"/>
        </w:rPr>
      </w:pPr>
      <w:ins w:id="1349" w:author="Unknown Author" w:date="2021-12-11T10:46:15Z">
        <w:r>
          <w:rPr>
            <w:b/>
            <w:bCs/>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6">
            <wp:simplePos x="0" y="0"/>
            <wp:positionH relativeFrom="column">
              <wp:posOffset>1154430</wp:posOffset>
            </wp:positionH>
            <wp:positionV relativeFrom="paragraph">
              <wp:posOffset>-201930</wp:posOffset>
            </wp:positionV>
            <wp:extent cx="3353435" cy="1642745"/>
            <wp:effectExtent l="0" t="0" r="0" b="0"/>
            <wp:wrapSquare wrapText="largest"/>
            <wp:docPr id="7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 descr=""/>
                    <pic:cNvPicPr>
                      <a:picLocks noChangeAspect="1" noChangeArrowheads="1"/>
                    </pic:cNvPicPr>
                  </pic:nvPicPr>
                  <pic:blipFill>
                    <a:blip r:embed="rId27"/>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52" w:author="Unknown Author" w:date="2021-12-10T10:58:42Z"/>
        </w:rPr>
      </w:pPr>
      <w:ins w:id="1351" w:author="Unknown Author" w:date="2021-12-10T10:58: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ins w:id="1354" w:author="Unknown Author" w:date="2021-12-10T10:58:42Z"/>
          <w:sz w:val="16"/>
          <w:szCs w:val="24"/>
        </w:rPr>
      </w:pPr>
      <w:ins w:id="1353" w:author="Unknown Author" w:date="2021-12-10T10:58:42Z">
        <w:r>
          <w:rPr>
            <w:rFonts w:eastAsia="Noto Serif CJK SC" w:cs="Lohit Devanagari" w:ascii="Times New Roman" w:hAnsi="Times New Roman"/>
            <w:sz w:val="16"/>
            <w:szCs w:val="24"/>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55" w:author="Unknown Author" w:date="2021-12-10T10:58:42Z">
        <w:r>
          <w:rPr>
            <w:rFonts w:eastAsia="Noto Serif CJK SC" w:cs="Lohit Devanagari" w:ascii="Times New Roman" w:hAnsi="Times New Roman"/>
            <w:sz w:val="16"/>
            <w:szCs w:val="24"/>
          </w:rPr>
          <w:t>figure 19</w:t>
        </w:r>
      </w:ins>
    </w:p>
    <w:p>
      <w:pPr>
        <w:pStyle w:val="Normal"/>
        <w:bidi w:val="0"/>
        <w:spacing w:lineRule="auto" w:line="480" w:before="0" w:after="159"/>
        <w:ind w:left="0" w:right="0" w:hanging="0"/>
        <w:jc w:val="both"/>
        <w:rPr>
          <w:b w:val="false"/>
          <w:b w:val="false"/>
          <w:bCs w:val="false"/>
          <w:ins w:id="1357" w:author="Unknown Author" w:date="2021-12-18T10:29:44Z"/>
        </w:rPr>
      </w:pPr>
      <w:ins w:id="1356" w:author="Unknown Author" w:date="2021-12-18T10:29:44Z">
        <w:r>
          <w:rPr>
            <w:b w:val="false"/>
            <w:bCs w:val="false"/>
          </w:rPr>
        </w:r>
      </w:ins>
    </w:p>
    <w:p>
      <w:pPr>
        <w:pStyle w:val="Normal"/>
        <w:bidi w:val="0"/>
        <w:spacing w:lineRule="auto" w:line="480" w:before="0" w:after="159"/>
        <w:ind w:left="0" w:right="0" w:hanging="0"/>
        <w:jc w:val="both"/>
        <w:rPr>
          <w:b w:val="false"/>
          <w:b w:val="false"/>
          <w:bCs w:val="false"/>
          <w:del w:id="1360" w:author="Unknown Author" w:date="2021-12-18T10:29:32Z"/>
        </w:rPr>
      </w:pPr>
      <w:ins w:id="1358" w:author="Unknown Author" w:date="2021-12-18T10:29:44Z">
        <w:r>
          <w:rPr>
            <w:rFonts w:eastAsia="Noto Serif CJK SC" w:cs="Lohit Devanagari" w:ascii="Times New Roman" w:hAnsi="Times New Roman"/>
            <w:b w:val="false"/>
            <w:bCs w:val="false"/>
          </w:rPr>
          <w:tab/>
        </w:r>
      </w:ins>
      <w:bookmarkStart w:id="69"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w:t>
      </w:r>
      <w:del w:id="1359" w:author="Unknown Author" w:date="2021-12-18T10:29:32Z">
        <w:r>
          <w:rPr>
            <w:rFonts w:eastAsia="Noto Serif CJK SC" w:cs="Lohit Devanagari" w:ascii="Times New Roman" w:hAnsi="Times New Roman"/>
            <w:b w:val="false"/>
            <w:bCs w:val="false"/>
          </w:rPr>
          <w:delText xml:space="preserve"> Again, here’s the r code used in drawing this result:</w:delText>
        </w:r>
      </w:del>
      <w:bookmarkEnd w:id="69"/>
    </w:p>
    <w:p>
      <w:pPr>
        <w:pStyle w:val="Normal"/>
        <w:widowControl/>
        <w:suppressAutoHyphens w:val="true"/>
        <w:overflowPunct w:val="true"/>
        <w:bidi w:val="0"/>
        <w:spacing w:lineRule="auto" w:line="480" w:before="0" w:after="159"/>
        <w:ind w:left="0" w:right="0" w:hanging="0"/>
        <w:jc w:val="both"/>
        <w:rPr>
          <w:b w:val="false"/>
          <w:b w:val="false"/>
          <w:bCs w:val="false"/>
          <w:del w:id="1362" w:author="Unknown Author" w:date="2021-12-18T10:29:32Z"/>
        </w:rPr>
      </w:pPr>
      <w:del w:id="1361" w:author="Unknown Author" w:date="2021-12-18T10:29:32Z">
        <w:r>
          <w:rPr>
            <w:b w:val="false"/>
            <w:bCs w:val="false"/>
          </w:rPr>
          <mc:AlternateContent>
            <mc:Choice Requires="wps">
              <w:drawing>
                <wp:anchor behindDoc="0" distT="0" distB="0" distL="0" distR="0" simplePos="0" locked="0" layoutInCell="1" allowOverlap="1" relativeHeight="37">
                  <wp:simplePos x="0" y="0"/>
                  <wp:positionH relativeFrom="column">
                    <wp:posOffset>0</wp:posOffset>
                  </wp:positionH>
                  <wp:positionV relativeFrom="paragraph">
                    <wp:posOffset>635</wp:posOffset>
                  </wp:positionV>
                  <wp:extent cx="5080635" cy="760730"/>
                  <wp:effectExtent l="0" t="0" r="0" b="0"/>
                  <wp:wrapNone/>
                  <wp:docPr id="71" name="Shape56_7"/>
                  <a:graphic xmlns:a="http://schemas.openxmlformats.org/drawingml/2006/main">
                    <a:graphicData uri="http://schemas.microsoft.com/office/word/2010/wordprocessingShape">
                      <wps:wsp>
                        <wps:cNvSpPr/>
                        <wps:spPr>
                          <a:xfrm>
                            <a:off x="0" y="0"/>
                            <a:ext cx="5079960" cy="759960"/>
                          </a:xfrm>
                          <a:prstGeom prst="rect">
                            <a:avLst/>
                          </a:prstGeom>
                          <a:noFill/>
                          <a:ln>
                            <a:noFill/>
                          </a:ln>
                        </wps:spPr>
                        <wps:style>
                          <a:lnRef idx="0"/>
                          <a:fillRef idx="0"/>
                          <a:effectRef idx="0"/>
                          <a:fontRef idx="minor"/>
                        </wps:style>
                        <wps:bodyPr/>
                      </wps:wsp>
                    </a:graphicData>
                  </a:graphic>
                </wp:anchor>
              </w:drawing>
            </mc:Choice>
            <mc:Fallback>
              <w:pict>
                <v:rect id="shape_0" ID="Shape56_7" stroked="f" style="position:absolute;margin-left:0pt;margin-top:0.05pt;width:399.95pt;height:59.8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b/>
          <w:b/>
          <w:bCs/>
          <w:ins w:id="1364" w:author="Unknown Author" w:date="2021-12-18T10:29:38Z"/>
        </w:rPr>
      </w:pPr>
      <w:ins w:id="1363" w:author="Unknown Author" w:date="2021-12-18T10:29:38Z">
        <w:r>
          <w:rPr>
            <w:b/>
            <w:bCs/>
          </w:rPr>
        </w:r>
      </w:ins>
    </w:p>
    <w:p>
      <w:pPr>
        <w:pStyle w:val="Normal"/>
        <w:bidi w:val="0"/>
        <w:spacing w:lineRule="auto" w:line="480" w:before="0" w:after="159"/>
        <w:ind w:left="0" w:right="0" w:hanging="0"/>
        <w:jc w:val="both"/>
        <w:rPr>
          <w:b/>
          <w:b/>
          <w:bCs/>
          <w:ins w:id="1366" w:author="Unknown Author" w:date="2021-12-18T10:29:38Z"/>
        </w:rPr>
      </w:pPr>
      <w:ins w:id="1365" w:author="Unknown Author" w:date="2021-12-18T10:29:38Z">
        <w:r>
          <w:rPr>
            <w:b/>
            <w:bCs/>
          </w:rPr>
        </w:r>
      </w:ins>
    </w:p>
    <w:p>
      <w:pPr>
        <w:pStyle w:val="Normal"/>
        <w:bidi w:val="0"/>
        <w:spacing w:lineRule="auto" w:line="480" w:before="0" w:after="159"/>
        <w:ind w:left="0" w:right="0" w:hanging="0"/>
        <w:jc w:val="both"/>
        <w:rPr>
          <w:b/>
          <w:b/>
          <w:bCs/>
          <w:del w:id="1368" w:author="Unknown Author" w:date="2021-12-18T10:29:55Z"/>
        </w:rPr>
      </w:pPr>
      <w:del w:id="1367" w:author="Unknown Author" w:date="2021-12-18T10:29:55Z">
        <w:r>
          <w:rPr>
            <w:b/>
            <w:bCs/>
          </w:rPr>
        </w:r>
      </w:del>
    </w:p>
    <w:p>
      <w:pPr>
        <w:pStyle w:val="Normal"/>
        <w:bidi w:val="0"/>
        <w:spacing w:lineRule="auto" w:line="480" w:before="0" w:after="159"/>
        <w:ind w:left="0" w:right="0" w:hanging="0"/>
        <w:jc w:val="both"/>
        <w:rPr>
          <w:b/>
          <w:b/>
          <w:bCs/>
          <w:del w:id="1370" w:author="Unknown Author" w:date="2021-12-11T10:46:25Z"/>
        </w:rPr>
      </w:pPr>
      <w:del w:id="1369" w:author="Unknown Author" w:date="2021-12-11T10:46:25Z">
        <w:r>
          <w:rPr>
            <w:b/>
            <w:bCs/>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w:t>
      </w:r>
      <w:bookmarkStart w:id="70" w:name="__DdeLink__6919_432758405"/>
      <w:r>
        <w:rPr>
          <w:rFonts w:eastAsia="Noto Serif CJK SC" w:cs="Lohit Devanagari" w:ascii="Times New Roman" w:hAnsi="Times New Roman"/>
          <w:b/>
          <w:bCs/>
        </w:rPr>
        <w:t xml:space="preserve"> ( </w:t>
      </w:r>
      <w:bookmarkStart w:id="71" w:name="__DdeLink__2187_66867511"/>
      <w:r>
        <w:rPr>
          <w:rFonts w:eastAsia="Noto Serif CJK SC" w:cs="Lohit Devanagari" w:ascii="Times New Roman" w:hAnsi="Times New Roman"/>
          <w:b/>
          <w:bCs/>
        </w:rPr>
        <w:t xml:space="preserve"> Δ</w:t>
      </w:r>
      <w:bookmarkEnd w:id="71"/>
      <w:r>
        <w:rPr>
          <w:rFonts w:eastAsia="Noto Serif CJK SC" w:cs="Lohit Devanagari" w:ascii="Times New Roman" w:hAnsi="Times New Roman"/>
          <w:b/>
          <w:bCs/>
        </w:rPr>
        <w:t xml:space="preserve"> latency @</w:t>
      </w:r>
      <w:bookmarkEnd w:id="70"/>
      <w:r>
        <w:rPr>
          <w:rFonts w:eastAsia="Noto Serif CJK SC" w:cs="Lohit Devanagari" w:ascii="Times New Roman" w:hAnsi="Times New Roman"/>
          <w:b/>
          <w:bCs/>
        </w:rPr>
        <w:t xml:space="preserve">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8">
            <wp:simplePos x="0" y="0"/>
            <wp:positionH relativeFrom="column">
              <wp:posOffset>840105</wp:posOffset>
            </wp:positionH>
            <wp:positionV relativeFrom="paragraph">
              <wp:posOffset>125730</wp:posOffset>
            </wp:positionV>
            <wp:extent cx="3772535" cy="1760855"/>
            <wp:effectExtent l="0" t="0" r="0" b="0"/>
            <wp:wrapSquare wrapText="largest"/>
            <wp:docPr id="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 descr=""/>
                    <pic:cNvPicPr>
                      <a:picLocks noChangeAspect="1" noChangeArrowheads="1"/>
                    </pic:cNvPicPr>
                  </pic:nvPicPr>
                  <pic:blipFill>
                    <a:blip r:embed="rId28"/>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72" w:author="Unknown Author" w:date="2021-12-10T10:58:52Z"/>
        </w:rPr>
      </w:pPr>
      <w:ins w:id="1371" w:author="Unknown Author" w:date="2021-12-10T10:58:5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73" w:author="Unknown Author" w:date="2021-12-10T10:58:52Z">
        <w:r>
          <w:rPr>
            <w:rFonts w:eastAsia="Noto Serif CJK SC" w:cs="Lohit Devanagari" w:ascii="Times New Roman" w:hAnsi="Times New Roman"/>
            <w:sz w:val="16"/>
            <w:szCs w:val="24"/>
          </w:rPr>
          <w:t xml:space="preserve">figure </w:t>
        </w:r>
      </w:ins>
      <w:ins w:id="1374" w:author="Unknown Author" w:date="2021-12-10T10:59:03Z">
        <w:r>
          <w:rPr>
            <w:rFonts w:eastAsia="Noto Serif CJK SC" w:cs="Lohit Devanagari" w:ascii="Times New Roman" w:hAnsi="Times New Roman"/>
            <w:sz w:val="16"/>
            <w:szCs w:val="24"/>
          </w:rPr>
          <w:t>20</w:t>
        </w:r>
      </w:ins>
    </w:p>
    <w:p>
      <w:pPr>
        <w:pStyle w:val="Normal"/>
        <w:bidi w:val="0"/>
        <w:spacing w:lineRule="auto" w:line="480" w:before="0" w:after="159"/>
        <w:ind w:left="0" w:right="0" w:hanging="0"/>
        <w:jc w:val="both"/>
        <w:rPr>
          <w:b w:val="false"/>
          <w:b w:val="false"/>
          <w:bCs w:val="false"/>
        </w:rPr>
      </w:pPr>
      <w:bookmarkStart w:id="72"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2"/>
    </w:p>
    <w:p>
      <w:pPr>
        <w:pStyle w:val="Normal"/>
        <w:bidi w:val="0"/>
        <w:spacing w:lineRule="auto" w:line="480" w:before="0" w:after="159"/>
        <w:ind w:left="0" w:right="0" w:hanging="0"/>
        <w:jc w:val="both"/>
        <w:rPr>
          <w:rFonts w:ascii="Times New Roman" w:hAnsi="Times New Roman" w:eastAsia="Noto Serif CJK SC" w:cs="Lohit Devanagari"/>
          <w:ins w:id="1376" w:author="Unknown Author" w:date="2021-12-11T10:46:44Z"/>
        </w:rPr>
      </w:pPr>
      <w:ins w:id="1375" w:author="Unknown Author" w:date="2021-12-11T10:46:4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 xml:space="preserve">Treatment Group 1 ( </w:t>
      </w:r>
      <w:bookmarkStart w:id="73" w:name="__DdeLink__2191_66867511"/>
      <w:r>
        <w:rPr>
          <w:rFonts w:eastAsia="Noto Serif CJK SC" w:cs="Lohit Devanagari" w:ascii="Times New Roman" w:hAnsi="Times New Roman"/>
          <w:b/>
          <w:bCs/>
        </w:rPr>
        <w:t>Δ</w:t>
      </w:r>
      <w:bookmarkEnd w:id="73"/>
      <w:r>
        <w:rPr>
          <w:rFonts w:eastAsia="Noto Serif CJK SC" w:cs="Lohit Devanagari" w:ascii="Times New Roman" w:hAnsi="Times New Roman"/>
          <w:b/>
          <w:bCs/>
        </w:rPr>
        <w:t xml:space="preserve">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del w:id="1378" w:author="Unknown Author" w:date="2021-12-11T10:46:47Z"/>
        </w:rPr>
      </w:pPr>
      <w:del w:id="1377" w:author="Unknown Author" w:date="2021-12-11T10:46:47Z">
        <w:r>
          <w:rPr>
            <w:rFonts w:eastAsia="Noto Serif CJK SC" w:cs="Lohit Devanagari"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ins w:id="1380" w:author="Unknown Author" w:date="2021-12-11T10:46:48Z"/>
          <w:b w:val="false"/>
          <w:b w:val="false"/>
          <w:bCs w:val="false"/>
        </w:rPr>
      </w:pPr>
      <w:ins w:id="1379" w:author="Unknown Author" w:date="2021-12-11T10:46:48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drawing>
          <wp:anchor behindDoc="0" distT="0" distB="0" distL="0" distR="0" simplePos="0" locked="0" layoutInCell="1" allowOverlap="1" relativeHeight="45">
            <wp:simplePos x="0" y="0"/>
            <wp:positionH relativeFrom="column">
              <wp:posOffset>1128395</wp:posOffset>
            </wp:positionH>
            <wp:positionV relativeFrom="paragraph">
              <wp:posOffset>66040</wp:posOffset>
            </wp:positionV>
            <wp:extent cx="3387725" cy="1467485"/>
            <wp:effectExtent l="0" t="0" r="0" b="0"/>
            <wp:wrapSquare wrapText="largest"/>
            <wp:docPr id="7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2" descr=""/>
                    <pic:cNvPicPr>
                      <a:picLocks noChangeAspect="1" noChangeArrowheads="1"/>
                    </pic:cNvPicPr>
                  </pic:nvPicPr>
                  <pic:blipFill>
                    <a:blip r:embed="rId29"/>
                    <a:stretch>
                      <a:fillRect/>
                    </a:stretch>
                  </pic:blipFill>
                  <pic:spPr bwMode="auto">
                    <a:xfrm>
                      <a:off x="0" y="0"/>
                      <a:ext cx="3387725" cy="146748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val="false"/>
          <w:b w:val="false"/>
          <w:bCs w:val="false"/>
        </w:rPr>
      </w:pPr>
      <w:bookmarkStart w:id="74" w:name="__DdeLink__2193_66867511"/>
      <w:r>
        <w:rPr>
          <w:rFonts w:eastAsia="Noto Serif CJK SC" w:cs="Lohit Devanagari" w:ascii="Times New Roman" w:hAnsi="Times New Roman"/>
          <w:b w:val="false"/>
          <w:bCs w:val="false"/>
        </w:rPr>
        <w:t>2.3.1 Video Cache Miss</w:t>
      </w:r>
      <w:bookmarkEnd w:id="74"/>
    </w:p>
    <w:p>
      <w:pPr>
        <w:pStyle w:val="Normal"/>
        <w:bidi w:val="0"/>
        <w:spacing w:lineRule="auto" w:line="480" w:before="0" w:after="159"/>
        <w:ind w:left="0" w:right="0" w:hanging="0"/>
        <w:jc w:val="both"/>
        <w:rPr>
          <w:b w:val="false"/>
          <w:b w:val="false"/>
          <w:bCs w:val="false"/>
        </w:rPr>
      </w:pPr>
      <w:bookmarkStart w:id="75"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5"/>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1 ( </w:t>
      </w:r>
      <w:bookmarkStart w:id="76" w:name="__DdeLink__1784_4228666863"/>
      <w:r>
        <w:rPr>
          <w:rFonts w:eastAsia="Noto Serif CJK SC" w:cs="Lohit Devanagari" w:ascii="Times New Roman" w:hAnsi="Times New Roman"/>
          <w:b/>
          <w:bCs/>
        </w:rPr>
        <w:t xml:space="preserve"> Δ latency @</w:t>
      </w:r>
      <w:bookmarkEnd w:id="76"/>
      <w:r>
        <w:rPr>
          <w:rFonts w:eastAsia="Noto Serif CJK SC" w:cs="Lohit Devanagari" w:ascii="Times New Roman" w:hAnsi="Times New Roman"/>
          <w:b/>
          <w:bCs/>
        </w:rPr>
        <w:t xml:space="preserve">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rPr>
      </w:pPr>
      <w:r>
        <w:rPr>
          <w:b/>
          <w:bCs/>
        </w:rPr>
        <w:drawing>
          <wp:anchor behindDoc="0" distT="0" distB="0" distL="0" distR="0" simplePos="0" locked="0" layoutInCell="1" allowOverlap="1" relativeHeight="49">
            <wp:simplePos x="0" y="0"/>
            <wp:positionH relativeFrom="column">
              <wp:posOffset>1051560</wp:posOffset>
            </wp:positionH>
            <wp:positionV relativeFrom="paragraph">
              <wp:posOffset>109220</wp:posOffset>
            </wp:positionV>
            <wp:extent cx="3347085" cy="1608455"/>
            <wp:effectExtent l="0" t="0" r="0" b="0"/>
            <wp:wrapSquare wrapText="largest"/>
            <wp:docPr id="7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3" descr=""/>
                    <pic:cNvPicPr>
                      <a:picLocks noChangeAspect="1" noChangeArrowheads="1"/>
                    </pic:cNvPicPr>
                  </pic:nvPicPr>
                  <pic:blipFill>
                    <a:blip r:embed="rId30"/>
                    <a:stretch>
                      <a:fillRect/>
                    </a:stretch>
                  </pic:blipFill>
                  <pic:spPr bwMode="auto">
                    <a:xfrm>
                      <a:off x="0" y="0"/>
                      <a:ext cx="3347085" cy="1608455"/>
                    </a:xfrm>
                    <a:prstGeom prst="rect">
                      <a:avLst/>
                    </a:prstGeom>
                  </pic:spPr>
                </pic:pic>
              </a:graphicData>
            </a:graphic>
          </wp:anchor>
        </w:drawing>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del w:id="1382" w:author="Unknown Author" w:date="2021-12-10T10:59:24Z"/>
        </w:rPr>
      </w:pPr>
      <w:del w:id="1381"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del w:id="1384" w:author="Unknown Author" w:date="2021-12-10T10:59:24Z"/>
        </w:rPr>
      </w:pPr>
      <w:del w:id="1383"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2 ( </w:t>
      </w:r>
      <w:bookmarkStart w:id="77" w:name="__DdeLink__1787_4228666863"/>
      <w:r>
        <w:rPr>
          <w:rFonts w:eastAsia="Noto Serif CJK SC" w:cs="Lohit Devanagari" w:ascii="Times New Roman" w:hAnsi="Times New Roman"/>
          <w:b/>
          <w:bCs/>
        </w:rPr>
        <w:t>Δ latency @</w:t>
      </w:r>
      <w:bookmarkEnd w:id="77"/>
      <w:r>
        <w:rPr>
          <w:rFonts w:eastAsia="Noto Serif CJK SC" w:cs="Lohit Devanagari" w:ascii="Times New Roman" w:hAnsi="Times New Roman"/>
          <w:b/>
          <w:bCs/>
        </w:rPr>
        <w:t xml:space="preserve">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78"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78"/>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50">
            <wp:simplePos x="0" y="0"/>
            <wp:positionH relativeFrom="column">
              <wp:posOffset>914400</wp:posOffset>
            </wp:positionH>
            <wp:positionV relativeFrom="paragraph">
              <wp:posOffset>-202565</wp:posOffset>
            </wp:positionV>
            <wp:extent cx="3684270" cy="1714500"/>
            <wp:effectExtent l="0" t="0" r="0" b="0"/>
            <wp:wrapSquare wrapText="largest"/>
            <wp:docPr id="7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4" descr=""/>
                    <pic:cNvPicPr>
                      <a:picLocks noChangeAspect="1" noChangeArrowheads="1"/>
                    </pic:cNvPicPr>
                  </pic:nvPicPr>
                  <pic:blipFill>
                    <a:blip r:embed="rId31"/>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del w:id="1386" w:author="Unknown Author" w:date="2021-12-06T12:04:19Z"/>
        </w:rPr>
      </w:pPr>
      <w:del w:id="1385"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388" w:author="Unknown Author" w:date="2021-12-06T12:04:19Z"/>
        </w:rPr>
      </w:pPr>
      <w:del w:id="1387"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390" w:author="Unknown Author" w:date="2021-12-06T12:04:19Z"/>
        </w:rPr>
      </w:pPr>
      <w:del w:id="1389"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392" w:author="Unknown Author" w:date="2021-12-06T12:04:19Z"/>
        </w:rPr>
      </w:pPr>
      <w:del w:id="1391"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1394" w:author="Unknown Author" w:date="2021-12-10T10:59:31Z"/>
        </w:rPr>
      </w:pPr>
      <w:ins w:id="1393" w:author="Unknown Author" w:date="2021-12-10T10:59:31Z">
        <w:r>
          <w:rPr>
            <w:rFonts w:ascii="Times New Roman" w:hAnsi="Times New Roman"/>
          </w:rPr>
        </w:r>
      </w:ins>
    </w:p>
    <w:p>
      <w:pPr>
        <w:pStyle w:val="Normal"/>
        <w:bidi w:val="0"/>
        <w:spacing w:lineRule="auto" w:line="480" w:before="0" w:after="159"/>
        <w:ind w:left="0" w:right="0" w:hanging="0"/>
        <w:jc w:val="center"/>
        <w:rPr>
          <w:rFonts w:ascii="Times New Roman" w:hAnsi="Times New Roman"/>
          <w:ins w:id="1396" w:author="Unknown Author" w:date="2021-12-06T12:04:20Z"/>
          <w:sz w:val="16"/>
          <w:szCs w:val="24"/>
        </w:rPr>
      </w:pPr>
      <w:ins w:id="1395" w:author="Unknown Author" w:date="2021-12-10T10:59:31Z">
        <w:r>
          <w:rPr>
            <w:rFonts w:ascii="Times New Roman" w:hAnsi="Times New Roman"/>
            <w:sz w:val="16"/>
            <w:szCs w:val="24"/>
          </w:rPr>
          <w:t>figure 23</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3 ( </w:t>
      </w:r>
      <w:bookmarkStart w:id="79" w:name="__DdeLink__1789_4228666863"/>
      <w:r>
        <w:rPr>
          <w:rFonts w:eastAsia="Noto Serif CJK SC" w:cs="Lohit Devanagari" w:ascii="Times New Roman" w:hAnsi="Times New Roman"/>
          <w:b/>
          <w:bCs/>
        </w:rPr>
        <w:t>Δ</w:t>
      </w:r>
      <w:bookmarkEnd w:id="79"/>
      <w:r>
        <w:rPr>
          <w:rFonts w:eastAsia="Noto Serif CJK SC" w:cs="Lohit Devanagari" w:ascii="Times New Roman" w:hAnsi="Times New Roman"/>
          <w:b/>
          <w:bCs/>
        </w:rPr>
        <w:t xml:space="preserve">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9">
            <wp:simplePos x="0" y="0"/>
            <wp:positionH relativeFrom="column">
              <wp:posOffset>1111885</wp:posOffset>
            </wp:positionH>
            <wp:positionV relativeFrom="paragraph">
              <wp:posOffset>-207645</wp:posOffset>
            </wp:positionV>
            <wp:extent cx="3568065" cy="1609725"/>
            <wp:effectExtent l="0" t="0" r="0" b="0"/>
            <wp:wrapSquare wrapText="largest"/>
            <wp:docPr id="7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5" descr=""/>
                    <pic:cNvPicPr>
                      <a:picLocks noChangeAspect="1" noChangeArrowheads="1"/>
                    </pic:cNvPicPr>
                  </pic:nvPicPr>
                  <pic:blipFill>
                    <a:blip r:embed="rId32"/>
                    <a:stretch>
                      <a:fillRect/>
                    </a:stretch>
                  </pic:blipFill>
                  <pic:spPr bwMode="auto">
                    <a:xfrm>
                      <a:off x="0" y="0"/>
                      <a:ext cx="3568065" cy="16097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ins w:id="1398" w:author="Unknown Author" w:date="2021-12-10T10:59:42Z"/>
        </w:rPr>
      </w:pPr>
      <w:ins w:id="1397" w:author="Unknown Author" w:date="2021-12-10T10:59: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99" w:author="Unknown Author" w:date="2021-12-10T10:59:42Z">
        <w:r>
          <w:rPr>
            <w:rFonts w:eastAsia="Noto Serif CJK SC" w:cs="Lohit Devanagari" w:ascii="Times New Roman" w:hAnsi="Times New Roman"/>
            <w:sz w:val="16"/>
            <w:szCs w:val="24"/>
          </w:rPr>
          <w:t>figure 24</w:t>
        </w:r>
      </w:ins>
    </w:p>
    <w:p>
      <w:pPr>
        <w:pStyle w:val="Normal"/>
        <w:bidi w:val="0"/>
        <w:spacing w:lineRule="auto" w:line="480" w:before="0" w:after="159"/>
        <w:ind w:left="0" w:right="0" w:hanging="0"/>
        <w:jc w:val="both"/>
        <w:rPr>
          <w:rFonts w:ascii="Times New Roman" w:hAnsi="Times New Roman"/>
          <w:b w:val="false"/>
          <w:b w:val="false"/>
          <w:bCs w:val="false"/>
        </w:rPr>
      </w:pPr>
      <w:bookmarkStart w:id="80"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80"/>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 xml:space="preserve">Treatment Group 4 ( </w:t>
      </w:r>
      <w:bookmarkStart w:id="81" w:name="__DdeLink__1858_2198871690"/>
      <w:r>
        <w:rPr>
          <w:rFonts w:eastAsia="Noto Serif CJK SC" w:cs="Lohit Devanagari" w:ascii="Times New Roman" w:hAnsi="Times New Roman"/>
          <w:b/>
          <w:bCs/>
        </w:rPr>
        <w:t>Δ latency</w:t>
      </w:r>
      <w:bookmarkEnd w:id="81"/>
      <w:r>
        <w:rPr>
          <w:rFonts w:eastAsia="Noto Serif CJK SC" w:cs="Lohit Devanagari" w:ascii="Times New Roman" w:hAnsi="Times New Roman"/>
          <w:b/>
          <w:bCs/>
        </w:rPr>
        <w:t xml:space="preserve">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40">
            <wp:simplePos x="0" y="0"/>
            <wp:positionH relativeFrom="column">
              <wp:posOffset>1152525</wp:posOffset>
            </wp:positionH>
            <wp:positionV relativeFrom="paragraph">
              <wp:posOffset>70485</wp:posOffset>
            </wp:positionV>
            <wp:extent cx="3477260" cy="1640840"/>
            <wp:effectExtent l="0" t="0" r="0" b="0"/>
            <wp:wrapSquare wrapText="largest"/>
            <wp:docPr id="7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6" descr=""/>
                    <pic:cNvPicPr>
                      <a:picLocks noChangeAspect="1" noChangeArrowheads="1"/>
                    </pic:cNvPicPr>
                  </pic:nvPicPr>
                  <pic:blipFill>
                    <a:blip r:embed="rId33"/>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401" w:author="Unknown Author" w:date="2021-12-10T10:59:53Z"/>
        </w:rPr>
      </w:pPr>
      <w:ins w:id="1400" w:author="Unknown Author" w:date="2021-12-10T10:59:5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402" w:author="Unknown Author" w:date="2021-12-10T10:59:53Z">
        <w:r>
          <w:rPr>
            <w:rFonts w:eastAsia="Noto Serif CJK SC" w:cs="Lohit Devanagari" w:ascii="Times New Roman" w:hAnsi="Times New Roman"/>
            <w:sz w:val="16"/>
            <w:szCs w:val="24"/>
          </w:rPr>
          <w:t>figure 25</w:t>
        </w:r>
      </w:ins>
    </w:p>
    <w:p>
      <w:pPr>
        <w:pStyle w:val="Normal"/>
        <w:bidi w:val="0"/>
        <w:spacing w:lineRule="auto" w:line="480" w:before="0" w:after="159"/>
        <w:ind w:left="0" w:right="0" w:hanging="0"/>
        <w:jc w:val="both"/>
        <w:rPr>
          <w:rFonts w:ascii="Times New Roman" w:hAnsi="Times New Roman"/>
          <w:b w:val="false"/>
          <w:b w:val="false"/>
          <w:bCs w:val="false"/>
        </w:rPr>
      </w:pPr>
      <w:bookmarkStart w:id="82"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2"/>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b/>
          <w:bCs/>
        </w:rPr>
      </w:pPr>
      <w:r>
        <w:rPr>
          <w:b/>
          <w:bCs/>
        </w:rPr>
        <w:t xml:space="preserve">Treatment Group 1 ( </w:t>
      </w:r>
      <w:bookmarkStart w:id="83" w:name="__DdeLink__2189_3290566110"/>
      <w:r>
        <w:rPr>
          <w:rFonts w:eastAsia="Noto Serif CJK SC" w:cs="Lohit Devanagari" w:ascii="Times New Roman" w:hAnsi="Times New Roman"/>
          <w:b/>
          <w:bCs/>
        </w:rPr>
        <w:t xml:space="preserve">Δ </w:t>
      </w:r>
      <w:bookmarkEnd w:id="83"/>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ins w:id="1404" w:author="Unknown Author" w:date="2021-12-06T12:04:30Z"/>
          <w:b/>
          <w:b/>
          <w:bCs/>
        </w:rPr>
      </w:pPr>
      <w:ins w:id="1403" w:author="Unknown Author" w:date="2021-12-06T12:04:30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drawing>
          <wp:anchor behindDoc="0" distT="0" distB="0" distL="0" distR="0" simplePos="0" locked="0" layoutInCell="1" allowOverlap="1" relativeHeight="46">
            <wp:simplePos x="0" y="0"/>
            <wp:positionH relativeFrom="column">
              <wp:posOffset>1174115</wp:posOffset>
            </wp:positionH>
            <wp:positionV relativeFrom="paragraph">
              <wp:posOffset>69215</wp:posOffset>
            </wp:positionV>
            <wp:extent cx="3376295" cy="1607185"/>
            <wp:effectExtent l="0" t="0" r="0" b="0"/>
            <wp:wrapSquare wrapText="largest"/>
            <wp:docPr id="7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3" descr=""/>
                    <pic:cNvPicPr>
                      <a:picLocks noChangeAspect="1" noChangeArrowheads="1"/>
                    </pic:cNvPicPr>
                  </pic:nvPicPr>
                  <pic:blipFill>
                    <a:blip r:embed="rId34"/>
                    <a:stretch>
                      <a:fillRect/>
                    </a:stretch>
                  </pic:blipFill>
                  <pic:spPr bwMode="auto">
                    <a:xfrm>
                      <a:off x="0" y="0"/>
                      <a:ext cx="3376295" cy="1607185"/>
                    </a:xfrm>
                    <a:prstGeom prst="rect">
                      <a:avLst/>
                    </a:prstGeom>
                  </pic:spPr>
                </pic:pic>
              </a:graphicData>
            </a:graphic>
          </wp:anchor>
        </w:drawing>
      </w: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ins w:id="1406" w:author="Unknown Author" w:date="2021-12-10T11:00:03Z"/>
          <w:b w:val="false"/>
          <w:b w:val="false"/>
          <w:bCs w:val="false"/>
        </w:rPr>
      </w:pPr>
      <w:ins w:id="1405" w:author="Unknown Author" w:date="2021-12-10T11:00:03Z">
        <w:r>
          <w:rPr>
            <w:rFonts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407" w:author="Unknown Author" w:date="2021-12-10T11:00:03Z">
        <w:r>
          <w:rPr>
            <w:rFonts w:ascii="Times New Roman" w:hAnsi="Times New Roman"/>
            <w:b w:val="false"/>
            <w:bCs w:val="false"/>
            <w:sz w:val="16"/>
            <w:szCs w:val="24"/>
          </w:rPr>
          <w:t>figure 26</w:t>
        </w:r>
      </w:ins>
    </w:p>
    <w:p>
      <w:pPr>
        <w:pStyle w:val="Normal"/>
        <w:bidi w:val="0"/>
        <w:spacing w:lineRule="auto" w:line="480" w:before="0" w:after="159"/>
        <w:ind w:left="0" w:right="0" w:hanging="0"/>
        <w:jc w:val="both"/>
        <w:rPr>
          <w:rFonts w:ascii="Times New Roman" w:hAnsi="Times New Roman"/>
          <w:ins w:id="1408" w:author="Unknown Author" w:date="2021-12-10T11:00:13Z"/>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4"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4"/>
    </w:p>
    <w:p>
      <w:pPr>
        <w:pStyle w:val="Normal"/>
        <w:bidi w:val="0"/>
        <w:spacing w:lineRule="auto" w:line="480" w:before="0" w:after="159"/>
        <w:ind w:left="0" w:right="0" w:hanging="0"/>
        <w:jc w:val="both"/>
        <w:rPr>
          <w:b/>
          <w:b/>
          <w:bCs/>
        </w:rPr>
      </w:pPr>
      <w:r>
        <w:rPr>
          <w:b/>
          <w:bCs/>
        </w:rPr>
        <w:t xml:space="preserve">Treatment Group 1 ( </w:t>
      </w:r>
      <w:bookmarkStart w:id="85" w:name="__DdeLink__1860_2198871690"/>
      <w:bookmarkStart w:id="86" w:name="__DdeLink__2195_66867511"/>
      <w:r>
        <w:rPr>
          <w:rFonts w:eastAsia="Noto Serif CJK SC" w:cs="Lohit Devanagari" w:ascii="Times New Roman" w:hAnsi="Times New Roman"/>
          <w:b/>
          <w:bCs/>
        </w:rPr>
        <w:t>Δ</w:t>
      </w:r>
      <w:bookmarkEnd w:id="86"/>
      <w:r>
        <w:rPr>
          <w:rFonts w:eastAsia="Noto Serif CJK SC" w:cs="Lohit Devanagari" w:ascii="Times New Roman" w:hAnsi="Times New Roman"/>
          <w:b/>
          <w:bCs/>
        </w:rPr>
        <w:t xml:space="preserve"> latency</w:t>
      </w:r>
      <w:bookmarkEnd w:id="85"/>
      <w:r>
        <w:rPr>
          <w:rFonts w:eastAsia="Noto Serif CJK SC" w:cs="Lohit Devanagari" w:ascii="Times New Roman" w:hAnsi="Times New Roman"/>
          <w:b/>
          <w:bCs/>
        </w:rPr>
        <w:t xml:space="preserve">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41">
            <wp:simplePos x="0" y="0"/>
            <wp:positionH relativeFrom="column">
              <wp:posOffset>1057275</wp:posOffset>
            </wp:positionH>
            <wp:positionV relativeFrom="paragraph">
              <wp:posOffset>96520</wp:posOffset>
            </wp:positionV>
            <wp:extent cx="3511550" cy="1502410"/>
            <wp:effectExtent l="0" t="0" r="0" b="0"/>
            <wp:wrapSquare wrapText="largest"/>
            <wp:docPr id="7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7" descr=""/>
                    <pic:cNvPicPr>
                      <a:picLocks noChangeAspect="1" noChangeArrowheads="1"/>
                    </pic:cNvPicPr>
                  </pic:nvPicPr>
                  <pic:blipFill>
                    <a:blip r:embed="rId35"/>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ins w:id="1409" w:author="Unknown Author" w:date="2021-12-06T12:04:37Z"/>
        </w:rPr>
      </w:pPr>
      <w:bookmarkStart w:id="87"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87"/>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2 ( </w:t>
      </w:r>
      <w:bookmarkStart w:id="88" w:name="__DdeLink__1862_2198871690"/>
      <w:r>
        <w:rPr>
          <w:rFonts w:eastAsia="Noto Serif CJK SC" w:cs="Lohit Devanagari" w:ascii="Times New Roman" w:hAnsi="Times New Roman"/>
          <w:b/>
          <w:bCs/>
        </w:rPr>
        <w:t>Δ latenc</w:t>
      </w:r>
      <w:bookmarkEnd w:id="88"/>
      <w:r>
        <w:rPr>
          <w:rFonts w:eastAsia="Noto Serif CJK SC" w:cs="Lohit Devanagari" w:ascii="Times New Roman" w:hAnsi="Times New Roman"/>
          <w:b/>
          <w:bCs/>
        </w:rPr>
        <w:t>y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42">
            <wp:simplePos x="0" y="0"/>
            <wp:positionH relativeFrom="column">
              <wp:posOffset>943610</wp:posOffset>
            </wp:positionH>
            <wp:positionV relativeFrom="paragraph">
              <wp:posOffset>5715</wp:posOffset>
            </wp:positionV>
            <wp:extent cx="3599815" cy="1598295"/>
            <wp:effectExtent l="0" t="0" r="0" b="0"/>
            <wp:wrapSquare wrapText="largest"/>
            <wp:docPr id="8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 descr=""/>
                    <pic:cNvPicPr>
                      <a:picLocks noChangeAspect="1" noChangeArrowheads="1"/>
                    </pic:cNvPicPr>
                  </pic:nvPicPr>
                  <pic:blipFill>
                    <a:blip r:embed="rId36"/>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411" w:author="Unknown Author" w:date="2021-12-10T11:00:20Z"/>
          <w:b w:val="false"/>
          <w:b w:val="false"/>
          <w:bCs w:val="false"/>
        </w:rPr>
      </w:pPr>
      <w:ins w:id="1410" w:author="Unknown Author" w:date="2021-12-10T11:00:20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412" w:author="Unknown Author" w:date="2021-12-10T11:00:20Z">
        <w:r>
          <w:rPr>
            <w:rFonts w:eastAsia="Noto Serif CJK SC" w:cs="Lohit Devanagari" w:ascii="Times New Roman" w:hAnsi="Times New Roman"/>
            <w:b w:val="false"/>
            <w:bCs w:val="false"/>
            <w:sz w:val="16"/>
            <w:szCs w:val="24"/>
          </w:rPr>
          <w:t>figure 28</w:t>
        </w:r>
      </w:ins>
    </w:p>
    <w:p>
      <w:pPr>
        <w:pStyle w:val="Normal"/>
        <w:bidi w:val="0"/>
        <w:spacing w:lineRule="auto" w:line="480" w:before="0" w:after="159"/>
        <w:ind w:left="0" w:right="0" w:hanging="0"/>
        <w:jc w:val="both"/>
        <w:rPr>
          <w:b/>
          <w:b/>
          <w:bCs/>
        </w:rPr>
      </w:pPr>
      <w:bookmarkStart w:id="89" w:name="__DdeLink__2778_2929404521"/>
      <w:bookmarkStart w:id="90" w:name="__DdeLink__4272_3058943443"/>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89"/>
      <w:bookmarkEnd w:id="90"/>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w:t>
      </w:r>
      <w:bookmarkStart w:id="91" w:name="__DdeLink__1864_2198871690"/>
      <w:r>
        <w:rPr>
          <w:rFonts w:eastAsia="Noto Serif CJK SC" w:cs="Lohit Devanagari" w:ascii="Times New Roman" w:hAnsi="Times New Roman"/>
          <w:b/>
          <w:bCs/>
        </w:rPr>
        <w:t xml:space="preserve"> Δ latency</w:t>
      </w:r>
      <w:bookmarkEnd w:id="91"/>
      <w:r>
        <w:rPr>
          <w:rFonts w:eastAsia="Noto Serif CJK SC" w:cs="Lohit Devanagari" w:ascii="Times New Roman" w:hAnsi="Times New Roman"/>
          <w:b/>
          <w:bCs/>
        </w:rPr>
        <w:t xml:space="preserve">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43">
            <wp:simplePos x="0" y="0"/>
            <wp:positionH relativeFrom="column">
              <wp:posOffset>1143000</wp:posOffset>
            </wp:positionH>
            <wp:positionV relativeFrom="paragraph">
              <wp:posOffset>-243840</wp:posOffset>
            </wp:positionV>
            <wp:extent cx="3167380" cy="1444625"/>
            <wp:effectExtent l="0" t="0" r="0" b="0"/>
            <wp:wrapSquare wrapText="largest"/>
            <wp:docPr id="8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9" descr=""/>
                    <pic:cNvPicPr>
                      <a:picLocks noChangeAspect="1" noChangeArrowheads="1"/>
                    </pic:cNvPicPr>
                  </pic:nvPicPr>
                  <pic:blipFill>
                    <a:blip r:embed="rId37"/>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414" w:author="Unknown Author" w:date="2021-12-10T11:00:37Z"/>
        </w:rPr>
      </w:pPr>
      <w:ins w:id="1413" w:author="Unknown Author" w:date="2021-12-10T11:00:37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415" w:author="Unknown Author" w:date="2021-12-10T11:00:37Z">
        <w:r>
          <w:rPr>
            <w:rFonts w:eastAsia="Noto Serif CJK SC" w:cs="Lohit Devanagari" w:ascii="Times New Roman" w:hAnsi="Times New Roman"/>
            <w:sz w:val="16"/>
            <w:szCs w:val="24"/>
          </w:rPr>
          <w:t>figure 29</w:t>
        </w:r>
      </w:ins>
    </w:p>
    <w:p>
      <w:pPr>
        <w:pStyle w:val="Normal"/>
        <w:bidi w:val="0"/>
        <w:spacing w:lineRule="auto" w:line="480" w:before="0" w:after="159"/>
        <w:ind w:left="0" w:right="0" w:hanging="0"/>
        <w:jc w:val="both"/>
        <w:rPr>
          <w:b w:val="false"/>
          <w:b w:val="false"/>
          <w:bCs w:val="false"/>
        </w:rPr>
      </w:pPr>
      <w:bookmarkStart w:id="92"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2"/>
    </w:p>
    <w:p>
      <w:pPr>
        <w:pStyle w:val="Normal"/>
        <w:bidi w:val="0"/>
        <w:spacing w:lineRule="auto" w:line="480" w:before="0" w:after="159"/>
        <w:ind w:left="0" w:right="0" w:hanging="0"/>
        <w:jc w:val="both"/>
        <w:rPr>
          <w:b/>
          <w:b/>
          <w:bCs/>
        </w:rPr>
      </w:pPr>
      <w:r>
        <w:rPr>
          <w:rFonts w:eastAsia="Noto Serif CJK SC" w:cs="Lohit Devanagari" w:ascii="Times New Roman" w:hAnsi="Times New Roman"/>
          <w:b/>
          <w:bCs/>
          <w:strike w:val="false"/>
          <w:dstrike w:val="false"/>
        </w:rPr>
        <w:t>Treatment Group 4 (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47">
            <wp:simplePos x="0" y="0"/>
            <wp:positionH relativeFrom="column">
              <wp:posOffset>1190625</wp:posOffset>
            </wp:positionH>
            <wp:positionV relativeFrom="paragraph">
              <wp:posOffset>64135</wp:posOffset>
            </wp:positionV>
            <wp:extent cx="3421380" cy="1461135"/>
            <wp:effectExtent l="0" t="0" r="0" b="0"/>
            <wp:wrapSquare wrapText="largest"/>
            <wp:docPr id="8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 descr=""/>
                    <pic:cNvPicPr>
                      <a:picLocks noChangeAspect="1" noChangeArrowheads="1"/>
                    </pic:cNvPicPr>
                  </pic:nvPicPr>
                  <pic:blipFill>
                    <a:blip r:embed="rId38"/>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ins w:id="1417" w:author="Unknown Author" w:date="2021-12-10T09:59:34Z"/>
        </w:rPr>
      </w:pPr>
      <w:ins w:id="1416" w:author="Unknown Author" w:date="2021-12-10T09:59:34Z">
        <w:r>
          <w:rPr>
            <w:b w:val="false"/>
            <w:bCs w:val="false"/>
          </w:rPr>
        </w:r>
      </w:ins>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sz w:val="16"/>
          <w:szCs w:val="24"/>
          <w:ins w:id="1419" w:author="Unknown Author" w:date="2021-12-10T11:00:49Z"/>
        </w:rPr>
      </w:pPr>
      <w:ins w:id="1418" w:author="Unknown Author" w:date="2021-12-10T11:00:49Z">
        <w:r>
          <w:rPr>
            <w:sz w:val="16"/>
            <w:szCs w:val="24"/>
          </w:rPr>
          <w:t>figure 30</w:t>
        </w:r>
      </w:ins>
    </w:p>
    <w:p>
      <w:pPr>
        <w:pStyle w:val="Normal"/>
        <w:bidi w:val="0"/>
        <w:spacing w:lineRule="auto" w:line="480" w:before="0" w:after="159"/>
        <w:ind w:left="0" w:right="0" w:hanging="0"/>
        <w:jc w:val="both"/>
        <w:rPr>
          <w:b w:val="false"/>
          <w:b w:val="false"/>
          <w:bCs w:val="false"/>
        </w:rPr>
      </w:pPr>
      <w:bookmarkStart w:id="93"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3"/>
    </w:p>
    <w:p>
      <w:pPr>
        <w:pStyle w:val="Normal"/>
        <w:bidi w:val="0"/>
        <w:spacing w:lineRule="auto" w:line="480" w:before="0" w:after="159"/>
        <w:ind w:left="0" w:right="0" w:hanging="0"/>
        <w:jc w:val="both"/>
        <w:rPr>
          <w:b w:val="false"/>
          <w:b w:val="false"/>
          <w:bCs w:val="false"/>
          <w:ins w:id="1421" w:author="Unknown Author" w:date="2021-12-11T10:47:06Z"/>
        </w:rPr>
      </w:pPr>
      <w:ins w:id="1420"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423" w:author="Unknown Author" w:date="2021-12-11T10:47:06Z"/>
        </w:rPr>
      </w:pPr>
      <w:ins w:id="1422"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424" w:author="Unknown Author" w:date="2021-12-10T11:00:57Z"/>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b/>
          <w:bCs/>
          <w:del w:id="1426" w:author="Unknown Author" w:date="2021-12-11T10:47:08Z"/>
        </w:rPr>
      </w:pPr>
      <w:del w:id="1425" w:author="Unknown Author" w:date="2021-12-11T10:47:08Z">
        <w:r>
          <w:rPr>
            <w:b/>
            <w:bCs/>
          </w:rPr>
        </w:r>
      </w:del>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51">
            <wp:simplePos x="0" y="0"/>
            <wp:positionH relativeFrom="column">
              <wp:posOffset>1354455</wp:posOffset>
            </wp:positionH>
            <wp:positionV relativeFrom="paragraph">
              <wp:posOffset>160020</wp:posOffset>
            </wp:positionV>
            <wp:extent cx="3112135" cy="1325245"/>
            <wp:effectExtent l="0" t="0" r="0" b="0"/>
            <wp:wrapSquare wrapText="largest"/>
            <wp:docPr id="8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 descr=""/>
                    <pic:cNvPicPr>
                      <a:picLocks noChangeAspect="1" noChangeArrowheads="1"/>
                    </pic:cNvPicPr>
                  </pic:nvPicPr>
                  <pic:blipFill>
                    <a:blip r:embed="rId39"/>
                    <a:srcRect l="0" t="20891" r="0" b="0"/>
                    <a:stretch>
                      <a:fillRect/>
                    </a:stretch>
                  </pic:blipFill>
                  <pic:spPr bwMode="auto">
                    <a:xfrm>
                      <a:off x="0" y="0"/>
                      <a:ext cx="3112135" cy="13252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mc:AlternateContent>
          <mc:Choice Requires="wps">
            <w:drawing>
              <wp:anchor behindDoc="0" distT="0" distB="0" distL="0" distR="0" simplePos="0" locked="0" layoutInCell="1" allowOverlap="1" relativeHeight="67">
                <wp:simplePos x="0" y="0"/>
                <wp:positionH relativeFrom="column">
                  <wp:posOffset>1935480</wp:posOffset>
                </wp:positionH>
                <wp:positionV relativeFrom="paragraph">
                  <wp:posOffset>198755</wp:posOffset>
                </wp:positionV>
                <wp:extent cx="2011680" cy="116205"/>
                <wp:effectExtent l="0" t="0" r="0" b="0"/>
                <wp:wrapNone/>
                <wp:docPr id="84" name="Shape13"/>
                <a:graphic xmlns:a="http://schemas.openxmlformats.org/drawingml/2006/main">
                  <a:graphicData uri="http://schemas.microsoft.com/office/word/2010/wordprocessingShape">
                    <wps:wsp>
                      <wps:cNvSpPr/>
                      <wps:spPr>
                        <a:xfrm>
                          <a:off x="0" y="0"/>
                          <a:ext cx="2010960" cy="11556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16"/>
                                <w:szCs w:val="9"/>
                              </w:rPr>
                              <w:t>figure 31</w:t>
                            </w:r>
                          </w:p>
                        </w:txbxContent>
                      </wps:txbx>
                      <wps:bodyPr lIns="0" rIns="0" tIns="0" bIns="0">
                        <a:spAutoFit/>
                      </wps:bodyPr>
                    </wps:wsp>
                  </a:graphicData>
                </a:graphic>
              </wp:anchor>
            </w:drawing>
          </mc:Choice>
          <mc:Fallback>
            <w:pict>
              <v:rect id="shape_0" ID="Shape13" stroked="f" style="position:absolute;margin-left:152.4pt;margin-top:15.65pt;width:158.3pt;height:9.05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16"/>
                          <w:szCs w:val="9"/>
                        </w:rPr>
                        <w:t>figure 31</w:t>
                      </w:r>
                    </w:p>
                  </w:txbxContent>
                </v:textbox>
              </v:rect>
            </w:pict>
          </mc:Fallback>
        </mc:AlternateContent>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w:r>
    </w:p>
    <w:p>
      <w:pPr>
        <w:pStyle w:val="Normal"/>
        <w:bidi w:val="0"/>
        <w:spacing w:lineRule="auto" w:line="480" w:before="0" w:after="159"/>
        <w:ind w:left="0" w:right="0" w:hanging="0"/>
        <w:jc w:val="both"/>
        <w:rPr>
          <w:rFonts w:ascii="Times New Roman" w:hAnsi="Times New Roman"/>
          <w:del w:id="1428" w:author="Unknown Author" w:date="2021-12-10T09:59:43Z"/>
        </w:rPr>
      </w:pPr>
      <w:del w:id="1427"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del w:id="1430" w:author="Unknown Author" w:date="2021-12-10T09:59:43Z"/>
        </w:rPr>
      </w:pPr>
      <w:del w:id="1429"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4" w:name="__DdeLink__4275_3058943443"/>
      <w:r>
        <w:rPr/>
        <w:tab/>
      </w:r>
      <w:bookmarkStart w:id="95"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4"/>
      <w:bookmarkEnd w:id="95"/>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48">
                <wp:simplePos x="0" y="0"/>
                <wp:positionH relativeFrom="column">
                  <wp:posOffset>48895</wp:posOffset>
                </wp:positionH>
                <wp:positionV relativeFrom="paragraph">
                  <wp:posOffset>-201295</wp:posOffset>
                </wp:positionV>
                <wp:extent cx="5340350" cy="292735"/>
                <wp:effectExtent l="0" t="0" r="0" b="0"/>
                <wp:wrapNone/>
                <wp:docPr id="86" name="Shape68"/>
                <a:graphic xmlns:a="http://schemas.openxmlformats.org/drawingml/2006/main">
                  <a:graphicData uri="http://schemas.microsoft.com/office/word/2010/wordprocessingShape">
                    <wps:wsp>
                      <wps:cNvSpPr/>
                      <wps:spPr>
                        <a:xfrm>
                          <a:off x="0" y="0"/>
                          <a:ext cx="5339880" cy="29196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3.85pt;margin-top:-15.85pt;width:420.4pt;height:22.95pt">
                <w10:wrap type="square"/>
                <v:fill o:detectmouseclick="t" on="false"/>
                <v:stroke color="#3465a4" joinstyle="round" endcap="flat"/>
                <v:textbo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del w:id="1431" w:author="Unknown Author" w:date="2021-12-06T12:04:51Z"/>
        </w:rPr>
      </w:pPr>
      <w:bookmarkStart w:id="96" w:name="__DdeLink__2786_2929404521"/>
      <w:bookmarkStart w:id="97" w:name="__DdeLink__4278_3058943443"/>
      <w:bookmarkEnd w:id="97"/>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6"/>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bookmarkStart w:id="98" w:name="__DdeLink__4278_30589434431"/>
      <w:bookmarkStart w:id="99" w:name="__DdeLink__4278_30589434431"/>
      <w:bookmarkEnd w:id="99"/>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b/>
          <w:bCs/>
        </w:rPr>
        <w:t xml:space="preserve">Control Group </w:t>
      </w:r>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100"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1432"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100"/>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101" w:name="__DdeLink__3757_3290566110"/>
      <w:r>
        <w:rPr>
          <w:rFonts w:eastAsia="Noto Serif CJK SC" w:cs="Lohit Devanagari" w:ascii="Times New Roman" w:hAnsi="Times New Roman"/>
          <w:b/>
          <w:bCs/>
        </w:rPr>
        <w:t>Δ</w:t>
      </w:r>
      <w:bookmarkEnd w:id="101"/>
      <w:r>
        <w:rPr>
          <w:rFonts w:eastAsia="Noto Serif CJK SC" w:cs="Lohit Devanagari" w:ascii="Times New Roman" w:hAnsi="Times New Roman"/>
          <w:b/>
          <w:bCs/>
        </w:rPr>
        <w:t xml:space="preserve"> latency @50KB/s)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2" w:name="__DdeLink__3747_3290566110"/>
            <w:r>
              <w:rPr/>
              <w:t>Latency Iteration 1.1</w:t>
            </w:r>
            <w:bookmarkEnd w:id="102"/>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rPr>
      </w:pPr>
      <w:r>
        <w:rPr>
          <w:b/>
          <w:bCs/>
        </w:rPr>
        <w:t xml:space="preserve">Treatment Group 2 ( </w:t>
      </w:r>
      <w:bookmarkStart w:id="103" w:name="__DdeLink__3749_3290566110"/>
      <w:r>
        <w:rPr>
          <w:rFonts w:eastAsia="Noto Serif CJK SC" w:cs="Lohit Devanagari" w:ascii="Times New Roman" w:hAnsi="Times New Roman"/>
          <w:b/>
          <w:bCs/>
        </w:rPr>
        <w:t>Δ</w:t>
      </w:r>
      <w:bookmarkEnd w:id="103"/>
      <w:r>
        <w:rPr>
          <w:rFonts w:eastAsia="Noto Serif CJK SC" w:cs="Lohit Devanagari" w:ascii="Times New Roman" w:hAnsi="Times New Roman"/>
          <w:b/>
          <w:bCs/>
        </w:rPr>
        <w:t xml:space="preserve"> latency @100KB/s)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4" w:name="__DdeLink__3751_3290566110"/>
            <w:r>
              <w:rPr/>
              <w:t>Latency Iteration</w:t>
            </w:r>
            <w:bookmarkEnd w:id="104"/>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1434" w:author="Unknown Author" w:date="2021-12-06T12:04:54Z"/>
        </w:rPr>
      </w:pPr>
      <w:del w:id="1433"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436" w:author="Unknown Author" w:date="2021-12-04T11:54:27Z"/>
        </w:rPr>
      </w:pPr>
      <w:ins w:id="1435"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3 ( </w:t>
      </w:r>
      <w:bookmarkStart w:id="105" w:name="__DdeLink__3753_3290566110"/>
      <w:r>
        <w:rPr>
          <w:rFonts w:eastAsia="Noto Serif CJK SC" w:cs="Lohit Devanagari" w:ascii="Times New Roman" w:hAnsi="Times New Roman"/>
          <w:b w:val="false"/>
          <w:bCs w:val="false"/>
        </w:rPr>
        <w:t>Δ</w:t>
      </w:r>
      <w:bookmarkEnd w:id="105"/>
      <w:r>
        <w:rPr>
          <w:rFonts w:eastAsia="Noto Serif CJK SC" w:cs="Lohit Devanagari" w:ascii="Times New Roman" w:hAnsi="Times New Roman"/>
          <w:b/>
          <w:bCs/>
        </w:rPr>
        <w:t xml:space="preserve"> latency @250KB/s)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6" w:name="__DdeLink__3755_3290566110"/>
            <w:r>
              <w:rPr/>
              <w:t>Latency Iteration</w:t>
            </w:r>
            <w:bookmarkEnd w:id="106"/>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latency @500KB/s)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bCs/>
        </w:rPr>
        <w:t>Treatment Group 1 (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del w:id="1438" w:author="Unknown Author" w:date="2021-12-11T10:47:51Z"/>
        </w:rPr>
      </w:pPr>
      <w:del w:id="1437" w:author="Unknown Author" w:date="2021-12-11T10:47:51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440" w:author="Unknown Author" w:date="2021-12-11T10:47:53Z"/>
        </w:rPr>
      </w:pPr>
      <w:ins w:id="1439" w:author="Unknown Author" w:date="2021-12-11T10:47:53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1442" w:author="Unknown Author" w:date="2021-12-04T11:54:03Z"/>
        </w:rPr>
      </w:pPr>
      <w:del w:id="1441" w:author="Unknown Author" w:date="2021-12-04T11:54:03Z">
        <w:r>
          <w:rPr>
            <w:b/>
            <w:bCs/>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07" w:name="__DdeLink__2776_4092705157"/>
      <w:r>
        <w:rPr>
          <w:rFonts w:eastAsia="Noto Serif CJK SC" w:cs="Lohit Devanagari" w:ascii="Times New Roman" w:hAnsi="Times New Roman"/>
          <w:b/>
          <w:bCs/>
        </w:rPr>
        <w:t>Δ</w:t>
      </w:r>
      <w:bookmarkEnd w:id="107"/>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445" w:author="Unknown Author" w:date="2021-12-11T10:48:08Z"/>
        </w:rPr>
      </w:pPr>
      <w:r>
        <w:rPr>
          <w:rFonts w:eastAsia="Noto Serif CJK SC" w:cs="Lohit Devanagari" w:ascii="Times New Roman" w:hAnsi="Times New Roman"/>
          <w:b/>
          <w:bCs/>
        </w:rPr>
        <w:t>Part III</w:t>
      </w:r>
      <w:ins w:id="1443" w:author="Unknown Author" w:date="2021-12-18T10:04:21Z">
        <w:r>
          <w:rPr>
            <w:rFonts w:eastAsia="Noto Serif CJK SC" w:cs="Lohit Devanagari" w:ascii="Times New Roman" w:hAnsi="Times New Roman"/>
            <w:b/>
            <w:bCs/>
          </w:rPr>
          <w:t>.</w:t>
        </w:r>
      </w:ins>
      <w:del w:id="1444" w:author="Unknown Author" w:date="2021-12-18T10:04:21Z">
        <w:r>
          <w:rPr>
            <w:rFonts w:eastAsia="Noto Serif CJK SC" w:cs="Lohit Devanagari" w:ascii="Times New Roman" w:hAnsi="Times New Roman"/>
            <w:b/>
            <w:bCs/>
            <w:color w:val="auto"/>
            <w:kern w:val="2"/>
            <w:sz w:val="24"/>
            <w:szCs w:val="24"/>
            <w:lang w:val="en-GB" w:eastAsia="zh-CN" w:bidi="hi-IN"/>
          </w:rPr>
          <w:delText xml:space="preserve"> Significance Between the Control Group and Preceding Tests</w:delText>
          <w:tab/>
        </w:r>
      </w:del>
    </w:p>
    <w:p>
      <w:pPr>
        <w:pStyle w:val="Normal"/>
        <w:bidi w:val="0"/>
        <w:spacing w:lineRule="auto" w:line="480" w:before="0" w:after="159"/>
        <w:ind w:left="0" w:right="0" w:hanging="0"/>
        <w:jc w:val="both"/>
        <w:rPr>
          <w:rFonts w:ascii="Times New Roman" w:hAnsi="Times New Roman"/>
          <w:b/>
          <w:b/>
          <w:bCs/>
        </w:rPr>
      </w:pPr>
      <w:ins w:id="1446" w:author="Unknown Author" w:date="2021-12-11T10:48:08Z">
        <w:r>
          <w:rPr>
            <w:rFonts w:ascii="Times New Roman" w:hAnsi="Times New Roman"/>
            <w:b/>
            <w:bCs/>
          </w:rPr>
          <w:t xml:space="preserve">3: </w:t>
        </w:r>
      </w:ins>
      <w:ins w:id="1447" w:author="Unknown Author" w:date="2021-12-11T10:48:08Z">
        <w:r>
          <w:rPr>
            <w:rFonts w:ascii="Times New Roman" w:hAnsi="Times New Roman"/>
            <w:b w:val="false"/>
            <w:bCs w:val="false"/>
          </w:rPr>
          <w:t xml:space="preserve">Significant comparison </w:t>
        </w:r>
      </w:ins>
      <w:ins w:id="1448" w:author="Unknown Author" w:date="2021-12-11T10:49:03Z">
        <w:r>
          <w:rPr>
            <w:rFonts w:ascii="Times New Roman" w:hAnsi="Times New Roman"/>
            <w:b w:val="false"/>
            <w:bCs w:val="false"/>
          </w:rPr>
          <w:t>between the control group and the preceding test</w:t>
        </w:r>
      </w:ins>
      <w:ins w:id="1449" w:author="Unknown Author" w:date="2021-12-15T12:30:23Z">
        <w:r>
          <w:rPr>
            <w:rFonts w:ascii="Times New Roman" w:hAnsi="Times New Roman"/>
            <w:b w:val="false"/>
            <w:bCs w:val="false"/>
          </w:rPr>
          <w:t>.</w:t>
        </w:r>
      </w:ins>
    </w:p>
    <w:p>
      <w:pPr>
        <w:pStyle w:val="Normal"/>
        <w:bidi w:val="0"/>
        <w:spacing w:lineRule="auto" w:line="480" w:before="0" w:after="159"/>
        <w:ind w:left="0" w:right="0" w:hanging="0"/>
        <w:jc w:val="both"/>
        <w:rPr>
          <w:rFonts w:ascii="Times New Roman" w:hAnsi="Times New Roman"/>
          <w:b w:val="false"/>
          <w:b w:val="false"/>
          <w:bCs w:val="false"/>
        </w:rPr>
      </w:pPr>
      <w:del w:id="1450"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1451" w:author="Unknown Author" w:date="2021-12-11T10:49:29Z">
        <w:r>
          <w:rPr>
            <w:rFonts w:ascii="Times New Roman" w:hAnsi="Times New Roman"/>
            <w:b w:val="false"/>
            <w:bCs w:val="false"/>
          </w:rPr>
          <w:tab/>
        </w:r>
      </w:ins>
      <w:ins w:id="1452"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widowControl/>
        <w:suppressAutoHyphens w:val="true"/>
        <w:overflowPunct w:val="true"/>
        <w:bidi w:val="0"/>
        <w:spacing w:lineRule="auto" w:line="480" w:before="0" w:after="159"/>
        <w:ind w:left="0" w:right="0" w:hanging="0"/>
        <w:jc w:val="both"/>
        <w:rPr>
          <w:b w:val="false"/>
          <w:b w:val="false"/>
          <w:bCs w:val="false"/>
          <w:del w:id="1454" w:author="Unknown Author" w:date="2021-12-18T10:12:17Z"/>
        </w:rPr>
      </w:pPr>
      <w:del w:id="1453" w:author="Unknown Author" w:date="2021-12-18T10:12:17Z">
        <w:r>
          <w:rPr>
            <w:b w:val="false"/>
            <w:bCs w:val="false"/>
          </w:rPr>
        </w:r>
      </w:del>
    </w:p>
    <w:p>
      <w:pPr>
        <w:pStyle w:val="Normal"/>
        <w:widowControl/>
        <w:suppressAutoHyphens w:val="true"/>
        <w:overflowPunct w:val="true"/>
        <w:bidi w:val="0"/>
        <w:spacing w:lineRule="auto" w:line="480" w:before="0" w:after="159"/>
        <w:ind w:left="0" w:right="0" w:hanging="0"/>
        <w:jc w:val="both"/>
        <w:rPr>
          <w:b w:val="false"/>
          <w:b w:val="false"/>
          <w:bCs w:val="false"/>
          <w:del w:id="1456" w:author="Unknown Author" w:date="2021-12-18T10:09:18Z"/>
        </w:rPr>
      </w:pPr>
      <w:del w:id="1455" w:author="Unknown Author" w:date="2021-12-18T10:09:18Z">
        <w:r>
          <w:rPr>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del w:id="1458" w:author="Unknown Author" w:date="2021-12-18T10:09:18Z"/>
        </w:rPr>
      </w:pPr>
      <w:del w:id="1457" w:author="Unknown Author" w:date="2021-12-18T10:09:18Z">
        <w:r>
          <w:rPr>
            <w:rFonts w:eastAsia="Noto Serif CJK SC" w:cs="Lohit Devanagari" w:ascii="Times New Roman" w:hAnsi="Times New Roman"/>
            <w:b/>
            <w:bCs/>
            <w:color w:val="auto"/>
            <w:kern w:val="2"/>
            <w:sz w:val="24"/>
            <w:szCs w:val="24"/>
            <w:lang w:val="en-GB" w:eastAsia="zh-CN" w:bidi="hi-IN"/>
          </w:rPr>
        </w:r>
      </w:del>
    </w:p>
    <w:p>
      <w:pPr>
        <w:pStyle w:val="Normal"/>
        <w:bidi w:val="0"/>
        <w:spacing w:lineRule="auto" w:line="480" w:before="0" w:after="159"/>
        <w:ind w:left="0" w:right="0" w:hanging="0"/>
        <w:jc w:val="both"/>
        <w:rPr>
          <w:rFonts w:ascii="Times New Roman" w:hAnsi="Times New Roman"/>
          <w:b/>
          <w:b/>
          <w:bCs/>
          <w:del w:id="1460" w:author="Unknown Author" w:date="2021-12-18T10:09:18Z"/>
        </w:rPr>
      </w:pPr>
      <w:del w:id="1459" w:author="Unknown Author" w:date="2021-12-18T10:09:18Z">
        <w:r>
          <w:rPr>
            <w:b w:val="false"/>
            <w:bCs w:val="false"/>
          </w:rPr>
          <w:delText>The rscript above is based on this formula:</w:delText>
        </w:r>
      </w:del>
    </w:p>
    <w:p>
      <w:pPr>
        <w:pStyle w:val="Normal"/>
        <w:bidi w:val="0"/>
        <w:spacing w:lineRule="auto" w:line="480" w:before="0" w:after="159"/>
        <w:ind w:left="0" w:right="0" w:hanging="0"/>
        <w:jc w:val="both"/>
        <w:rPr>
          <w:b w:val="false"/>
          <w:b w:val="false"/>
          <w:bCs w:val="false"/>
          <w:del w:id="1462" w:author="Unknown Author" w:date="2021-12-18T10:09:18Z"/>
        </w:rPr>
      </w:pPr>
      <w:del w:id="1461" w:author="Unknown Author" w:date="2021-12-18T10:09:18Z">
        <w:r>
          <w:rPr>
            <w:b w:val="false"/>
            <w:bCs w:val="false"/>
          </w:rPr>
          <w:drawing>
            <wp:anchor behindDoc="0" distT="0" distB="0" distL="0" distR="0" simplePos="0" locked="0" layoutInCell="1" allowOverlap="1" relativeHeight="0">
              <wp:simplePos x="0" y="0"/>
              <wp:positionH relativeFrom="column">
                <wp:posOffset>1702435</wp:posOffset>
              </wp:positionH>
              <wp:positionV relativeFrom="paragraph">
                <wp:posOffset>-136525</wp:posOffset>
              </wp:positionV>
              <wp:extent cx="1635125" cy="890270"/>
              <wp:effectExtent l="0" t="0" r="0" b="0"/>
              <wp:wrapSquare wrapText="largest"/>
              <wp:docPr id="8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5" descr=""/>
                      <pic:cNvPicPr>
                        <a:picLocks noChangeAspect="1" noChangeArrowheads="1"/>
                      </pic:cNvPicPr>
                    </pic:nvPicPr>
                    <pic:blipFill>
                      <a:blip r:embed="rId40"/>
                      <a:stretch>
                        <a:fillRect/>
                      </a:stretch>
                    </pic:blipFill>
                    <pic:spPr bwMode="auto">
                      <a:xfrm>
                        <a:off x="0" y="0"/>
                        <a:ext cx="1635125" cy="890270"/>
                      </a:xfrm>
                      <a:prstGeom prst="rect">
                        <a:avLst/>
                      </a:prstGeom>
                    </pic:spPr>
                  </pic:pic>
                </a:graphicData>
              </a:graphic>
            </wp:anchor>
          </w:drawing>
        </w:r>
      </w:del>
    </w:p>
    <w:p>
      <w:pPr>
        <w:pStyle w:val="Normal"/>
        <w:bidi w:val="0"/>
        <w:spacing w:lineRule="auto" w:line="480" w:before="0" w:after="159"/>
        <w:ind w:left="0" w:right="0" w:hanging="0"/>
        <w:jc w:val="both"/>
        <w:rPr>
          <w:b w:val="false"/>
          <w:b w:val="false"/>
          <w:bCs w:val="false"/>
          <w:del w:id="1464" w:author="Unknown Author" w:date="2021-12-18T10:09:18Z"/>
        </w:rPr>
      </w:pPr>
      <w:del w:id="1463" w:author="Unknown Author" w:date="2021-12-18T10:09:18Z">
        <w:r>
          <w:rPr>
            <w:b w:val="false"/>
            <w:bCs w:val="false"/>
          </w:rPr>
        </w:r>
      </w:del>
    </w:p>
    <w:p>
      <w:pPr>
        <w:pStyle w:val="Normal"/>
        <w:bidi w:val="0"/>
        <w:spacing w:lineRule="auto" w:line="480" w:before="0" w:after="159"/>
        <w:ind w:left="0" w:right="0" w:hanging="0"/>
        <w:jc w:val="both"/>
        <w:rPr>
          <w:b w:val="false"/>
          <w:b w:val="false"/>
          <w:bCs w:val="false"/>
          <w:del w:id="1466" w:author="Unknown Author" w:date="2021-12-18T10:09:18Z"/>
        </w:rPr>
      </w:pPr>
      <w:del w:id="1465" w:author="Unknown Author" w:date="2021-12-18T10:09:18Z">
        <w:r>
          <w:rPr>
            <w:b w:val="false"/>
            <w:bCs w:val="false"/>
          </w:rPr>
          <w:delText>Where:</w:delText>
        </w:r>
      </w:del>
    </w:p>
    <w:p>
      <w:pPr>
        <w:pStyle w:val="Normal"/>
        <w:widowControl/>
        <w:suppressAutoHyphens w:val="true"/>
        <w:overflowPunct w:val="true"/>
        <w:bidi w:val="0"/>
        <w:spacing w:lineRule="auto" w:line="480" w:before="0" w:after="159"/>
        <w:ind w:left="0" w:right="0" w:hanging="0"/>
        <w:jc w:val="both"/>
        <w:rPr>
          <w:b w:val="false"/>
          <w:b w:val="false"/>
          <w:bCs w:val="false"/>
          <w:del w:id="1468" w:author="Unknown Author" w:date="2021-12-18T10:12:17Z"/>
        </w:rPr>
      </w:pPr>
      <w:del w:id="1467" w:author="Unknown Author" w:date="2021-12-18T10:09:18Z">
        <w:r>
          <w:rPr>
            <w:b w:val="false"/>
            <w:bCs w:val="false"/>
          </w:rPr>
          <w:tab/>
          <w:delText>C = relative change</w:delText>
          <w:tab/>
          <w:tab/>
          <w:delText>x1 = initial value</w:delText>
          <w:tab/>
          <w:tab/>
          <w:delText>x2 = final value</w:delText>
        </w:r>
      </w:del>
    </w:p>
    <w:p>
      <w:pPr>
        <w:pStyle w:val="Normal"/>
        <w:widowControl/>
        <w:suppressAutoHyphens w:val="true"/>
        <w:overflowPunct w:val="true"/>
        <w:bidi w:val="0"/>
        <w:spacing w:lineRule="auto" w:line="480" w:before="0" w:after="159"/>
        <w:ind w:left="0" w:right="0" w:hanging="0"/>
        <w:jc w:val="both"/>
        <w:rPr>
          <w:b w:val="false"/>
          <w:b w:val="false"/>
          <w:bCs w:val="false"/>
        </w:rPr>
      </w:pPr>
      <w:del w:id="1469"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1470"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52">
            <wp:simplePos x="0" y="0"/>
            <wp:positionH relativeFrom="column">
              <wp:posOffset>1300480</wp:posOffset>
            </wp:positionH>
            <wp:positionV relativeFrom="paragraph">
              <wp:posOffset>-222885</wp:posOffset>
            </wp:positionV>
            <wp:extent cx="2744470" cy="1435735"/>
            <wp:effectExtent l="0" t="0" r="0" b="0"/>
            <wp:wrapSquare wrapText="largest"/>
            <wp:docPr id="8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6" descr=""/>
                    <pic:cNvPicPr>
                      <a:picLocks noChangeAspect="1" noChangeArrowheads="1"/>
                    </pic:cNvPicPr>
                  </pic:nvPicPr>
                  <pic:blipFill>
                    <a:blip r:embed="rId41"/>
                    <a:stretch>
                      <a:fillRect/>
                    </a:stretch>
                  </pic:blipFill>
                  <pic:spPr bwMode="auto">
                    <a:xfrm>
                      <a:off x="0" y="0"/>
                      <a:ext cx="2744470" cy="14357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471" w:author="Unknown Author" w:date="2021-12-10T11:01:37Z">
        <w:r>
          <w:rPr>
            <w:rFonts w:ascii="Times New Roman" w:hAnsi="Times New Roman"/>
            <w:b w:val="false"/>
            <w:bCs w:val="false"/>
            <w:sz w:val="16"/>
            <w:szCs w:val="24"/>
          </w:rPr>
          <w:t>Figure 35</w:t>
        </w:r>
      </w:ins>
      <w:ins w:id="1472" w:author="Unknown Author" w:date="2021-12-18T10:30:35Z">
        <w:r>
          <w:rPr>
            <w:rFonts w:ascii="Times New Roman" w:hAnsi="Times New Roman"/>
            <w:b w:val="false"/>
            <w:bCs w:val="false"/>
            <w:sz w:val="16"/>
            <w:szCs w:val="24"/>
          </w:rPr>
          <w:t xml:space="preserve"> comparative average between control and treatment grou</w:t>
        </w:r>
      </w:ins>
      <w:ins w:id="1473" w:author="Unknown Author" w:date="2021-12-18T10:31:00Z">
        <w:r>
          <w:rPr>
            <w:rFonts w:ascii="Times New Roman" w:hAnsi="Times New Roman"/>
            <w:b w:val="false"/>
            <w:bCs w:val="false"/>
            <w:sz w:val="16"/>
            <w:szCs w:val="24"/>
          </w:rPr>
          <w:t>p</w:t>
        </w:r>
      </w:ins>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1476" w:author="Unknown Author" w:date="2021-12-06T12:05:14Z"/>
        </w:rPr>
      </w:pPr>
      <w:del w:id="1474"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1475"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1484" w:author="Unknown Author" w:date="2021-12-09T11:51:09Z"/>
        </w:rPr>
      </w:pPr>
      <w:ins w:id="1477" w:author="Unknown Author" w:date="2021-12-09T11:43:24Z">
        <w:r>
          <w:rPr>
            <w:rFonts w:ascii="Times New Roman" w:hAnsi="Times New Roman"/>
          </w:rPr>
          <w:t xml:space="preserve">Additionally, by comparing the four treatment groups into </w:t>
        </w:r>
      </w:ins>
      <w:ins w:id="1478" w:author="Unknown Author" w:date="2021-12-09T11:44:04Z">
        <w:r>
          <w:rPr>
            <w:rFonts w:ascii="Times New Roman" w:hAnsi="Times New Roman"/>
          </w:rPr>
          <w:t>latency while keeping transfer speed included. It is uncovered that overall R valu</w:t>
        </w:r>
      </w:ins>
      <w:ins w:id="1479" w:author="Unknown Author" w:date="2021-12-09T11:45:00Z">
        <w:r>
          <w:rPr>
            <w:rFonts w:ascii="Times New Roman" w:hAnsi="Times New Roman"/>
          </w:rPr>
          <w:t>e of the treatment groups is 0.9683, suggesting a strong positive linear correlation</w:t>
        </w:r>
      </w:ins>
      <w:ins w:id="1480" w:author="Unknown Author" w:date="2021-12-09T11:51:07Z">
        <w:r>
          <w:rPr>
            <w:rFonts w:ascii="Times New Roman" w:hAnsi="Times New Roman"/>
          </w:rPr>
          <w:t>,</w:t>
        </w:r>
      </w:ins>
      <w:ins w:id="1481" w:author="Unknown Author" w:date="2021-12-09T11:46:04Z">
        <w:r>
          <w:rPr>
            <w:rFonts w:ascii="Times New Roman" w:hAnsi="Times New Roman"/>
          </w:rPr>
          <w:t xml:space="preserve"> p value of 0.0024 which is below that 0.5 threshold</w:t>
        </w:r>
      </w:ins>
      <w:ins w:id="1482" w:author="Unknown Author" w:date="2021-12-09T11:50:56Z">
        <w:r>
          <w:rPr>
            <w:rFonts w:ascii="Times New Roman" w:hAnsi="Times New Roman"/>
          </w:rPr>
          <w:t xml:space="preserve">, </w:t>
        </w:r>
      </w:ins>
      <w:ins w:id="1483" w:author="Unknown Author" w:date="2021-12-09T11:51:09Z">
        <w:r>
          <w:rPr>
            <w:rFonts w:ascii="Times New Roman" w:hAnsi="Times New Roman"/>
          </w:rPr>
          <w:t>with standard error of 0.265 and t value of 9.57.</w:t>
        </w:r>
      </w:ins>
    </w:p>
    <w:p>
      <w:pPr>
        <w:pStyle w:val="Normal"/>
        <w:bidi w:val="0"/>
        <w:spacing w:lineRule="auto" w:line="480" w:before="0" w:after="159"/>
        <w:ind w:left="0" w:right="0" w:hanging="0"/>
        <w:jc w:val="both"/>
        <w:rPr>
          <w:rFonts w:ascii="Times New Roman" w:hAnsi="Times New Roman"/>
          <w:ins w:id="1486" w:author="Unknown Author" w:date="2021-12-09T11:52:16Z"/>
        </w:rPr>
      </w:pPr>
      <w:ins w:id="1485" w:author="Unknown Author" w:date="2021-12-09T11:52:16Z">
        <w:r>
          <w:rPr>
            <w:rFonts w:ascii="Times New Roman" w:hAnsi="Times New Roman"/>
          </w:rPr>
          <w:drawing>
            <wp:anchor behindDoc="0" distT="0" distB="0" distL="0" distR="0" simplePos="0" locked="0" layoutInCell="1" allowOverlap="1" relativeHeight="59">
              <wp:simplePos x="0" y="0"/>
              <wp:positionH relativeFrom="column">
                <wp:posOffset>668655</wp:posOffset>
              </wp:positionH>
              <wp:positionV relativeFrom="paragraph">
                <wp:posOffset>-88265</wp:posOffset>
              </wp:positionV>
              <wp:extent cx="3661410" cy="1655445"/>
              <wp:effectExtent l="0" t="0" r="0" b="0"/>
              <wp:wrapSquare wrapText="largest"/>
              <wp:docPr id="9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1" descr=""/>
                      <pic:cNvPicPr>
                        <a:picLocks noChangeAspect="1" noChangeArrowheads="1"/>
                      </pic:cNvPicPr>
                    </pic:nvPicPr>
                    <pic:blipFill>
                      <a:blip r:embed="rId42"/>
                      <a:stretch>
                        <a:fillRect/>
                      </a:stretch>
                    </pic:blipFill>
                    <pic:spPr bwMode="auto">
                      <a:xfrm>
                        <a:off x="0" y="0"/>
                        <a:ext cx="3661410" cy="165544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1488" w:author="Unknown Author" w:date="2021-12-09T11:52:16Z"/>
        </w:rPr>
      </w:pPr>
      <w:ins w:id="1487"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490" w:author="Unknown Author" w:date="2021-12-09T11:52:16Z"/>
        </w:rPr>
      </w:pPr>
      <w:ins w:id="1489"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492" w:author="Unknown Author" w:date="2021-12-09T11:52:16Z"/>
        </w:rPr>
      </w:pPr>
      <w:ins w:id="1491" w:author="Unknown Author" w:date="2021-12-09T11:52:16Z">
        <w:r>
          <w:rPr>
            <w:rFonts w:ascii="Times New Roman" w:hAnsi="Times New Roman"/>
          </w:rPr>
        </w:r>
      </w:ins>
    </w:p>
    <w:p>
      <w:pPr>
        <w:pStyle w:val="Normal"/>
        <w:bidi w:val="0"/>
        <w:spacing w:lineRule="auto" w:line="480" w:before="0" w:after="159"/>
        <w:ind w:left="0" w:right="0" w:hanging="0"/>
        <w:jc w:val="center"/>
        <w:rPr>
          <w:sz w:val="16"/>
          <w:szCs w:val="24"/>
          <w:ins w:id="1495" w:author="Unknown Author" w:date="2021-12-09T11:52:16Z"/>
        </w:rPr>
      </w:pPr>
      <w:ins w:id="1493" w:author="Unknown Author" w:date="2021-12-09T11:52:16Z">
        <w:r>
          <w:rPr>
            <w:sz w:val="16"/>
            <w:szCs w:val="24"/>
          </w:rPr>
          <w:t>figure 36 line graph showing study</w:t>
        </w:r>
      </w:ins>
      <w:ins w:id="1494" w:author="Unknown Author" w:date="2021-12-18T10:31:31Z">
        <w:r>
          <w:rPr>
            <w:sz w:val="16"/>
            <w:szCs w:val="24"/>
          </w:rPr>
          <w:t>’s general trend</w:t>
        </w:r>
      </w:ins>
    </w:p>
    <w:p>
      <w:pPr>
        <w:pStyle w:val="Normal"/>
        <w:bidi w:val="0"/>
        <w:spacing w:lineRule="auto" w:line="480" w:before="0" w:after="159"/>
        <w:ind w:left="0" w:right="0" w:hanging="0"/>
        <w:jc w:val="both"/>
        <w:rPr>
          <w:rFonts w:ascii="Times New Roman" w:hAnsi="Times New Roman"/>
          <w:del w:id="1500" w:author="Unknown Author" w:date="2021-12-09T11:59:44Z"/>
        </w:rPr>
      </w:pPr>
      <w:ins w:id="1496" w:author="Unknown Author" w:date="2021-12-09T11:52:16Z">
        <w:r>
          <mc:AlternateContent>
            <mc:Choice Requires="wps">
              <w:drawing>
                <wp:anchor behindDoc="0" distT="0" distB="0" distL="0" distR="0" simplePos="0" locked="0" layoutInCell="1" allowOverlap="1" relativeHeight="60">
                  <wp:simplePos x="0" y="0"/>
                  <wp:positionH relativeFrom="column">
                    <wp:posOffset>15875</wp:posOffset>
                  </wp:positionH>
                  <wp:positionV relativeFrom="paragraph">
                    <wp:posOffset>97155</wp:posOffset>
                  </wp:positionV>
                  <wp:extent cx="5732780" cy="1358900"/>
                  <wp:effectExtent l="0" t="0" r="0" b="0"/>
                  <wp:wrapNone/>
                  <wp:docPr id="91" name="Shape72"/>
                  <a:graphic xmlns:a="http://schemas.openxmlformats.org/drawingml/2006/main">
                    <a:graphicData uri="http://schemas.microsoft.com/office/word/2010/wordprocessingShape">
                      <wps:wsp>
                        <wps:cNvSpPr/>
                        <wps:spPr>
                          <a:xfrm>
                            <a:off x="0" y="0"/>
                            <a:ext cx="5732280" cy="1358280"/>
                          </a:xfrm>
                          <a:prstGeom prst="rect">
                            <a:avLst/>
                          </a:prstGeom>
                          <a:noFill/>
                          <a:ln>
                            <a:noFill/>
                          </a:ln>
                        </wps:spPr>
                        <wps:style>
                          <a:lnRef idx="0"/>
                          <a:fillRef idx="0"/>
                          <a:effectRef idx="0"/>
                          <a:fontRef idx="minor"/>
                        </wps:style>
                        <wps:bodyPr/>
                      </wps:wsp>
                    </a:graphicData>
                  </a:graphic>
                </wp:anchor>
              </w:drawing>
            </mc:Choice>
            <mc:Fallback>
              <w:pict>
                <v:rect id="shape_0" ID="Shape72" stroked="f" style="position:absolute;margin-left:1.25pt;margin-top:7.65pt;width:451.3pt;height:106.9pt">
                  <w10:wrap type="none"/>
                  <v:fill o:detectmouseclick="t" on="false"/>
                  <v:stroke color="#3465a4" joinstyle="round" endcap="flat"/>
                </v:rect>
              </w:pict>
            </mc:Fallback>
          </mc:AlternateContent>
        </w:r>
      </w:ins>
      <w:ins w:id="1497" w:author="Unknown Author" w:date="2021-12-09T11:52:16Z">
        <w:r>
          <w:rPr>
            <w:rFonts w:ascii="Times New Roman" w:hAnsi="Times New Roman"/>
          </w:rPr>
          <w:t xml:space="preserve">The line graph above describes the </w:t>
        </w:r>
      </w:ins>
      <w:ins w:id="1498" w:author="Unknown Author" w:date="2021-12-09T11:53:00Z">
        <w:r>
          <w:rPr>
            <w:rFonts w:ascii="Times New Roman" w:hAnsi="Times New Roman"/>
          </w:rPr>
          <w:t>total response of the treatment groups to increasing latency with internet spe</w:t>
        </w:r>
      </w:ins>
      <w:ins w:id="1499" w:author="Unknown Author" w:date="2021-12-09T11:57:02Z">
        <w:r>
          <w:rPr>
            <w:rFonts w:ascii="Times New Roman" w:hAnsi="Times New Roman"/>
          </w:rPr>
          <w:t>ed supplied as colour with treatment group representation. T</w:t>
        </w:r>
      </w:ins>
    </w:p>
    <w:p>
      <w:pPr>
        <w:pStyle w:val="Normal"/>
        <w:bidi w:val="0"/>
        <w:spacing w:lineRule="auto" w:line="480" w:before="0" w:after="159"/>
        <w:ind w:left="0" w:right="0" w:hanging="0"/>
        <w:jc w:val="both"/>
        <w:rPr>
          <w:rFonts w:ascii="Times New Roman" w:hAnsi="Times New Roman"/>
          <w:ins w:id="1502" w:author="Unknown Author" w:date="2021-12-10T11:02:03Z"/>
        </w:rPr>
      </w:pPr>
      <w:ins w:id="1501" w:author="Unknown Author" w:date="2021-12-10T11:02:03Z">
        <w:r>
          <w:rPr>
            <w:rFonts w:ascii="Times New Roman" w:hAnsi="Times New Roman"/>
          </w:rPr>
        </w:r>
      </w:ins>
    </w:p>
    <w:p>
      <w:pPr>
        <w:pStyle w:val="Normal"/>
        <w:bidi w:val="0"/>
        <w:spacing w:lineRule="auto" w:line="480" w:before="0" w:after="159"/>
        <w:ind w:left="0" w:right="0" w:hanging="0"/>
        <w:jc w:val="both"/>
        <w:rPr>
          <w:rFonts w:ascii="Times New Roman" w:hAnsi="Times New Roman"/>
        </w:rPr>
      </w:pPr>
      <w:r>
        <w:rPr>
          <w:rFonts w:ascii="Times New Roman" w:hAnsi="Times New Roman"/>
        </w:rPr>
        <w:t>3.2 Does Google Meet’s performance drop below acceptable efficacy?</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08" w:name="__DdeLink__2701_4092705157"/>
            <w:r>
              <w:rPr>
                <w:rFonts w:ascii="Times New Roman" w:hAnsi="Times New Roman"/>
              </w:rPr>
              <w:t>Treatment Group 1</w:t>
            </w:r>
            <w:bookmarkEnd w:id="108"/>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1504" w:author="Unknown Author" w:date="2021-12-09T11:59:56Z"/>
        </w:rPr>
      </w:pPr>
      <w:del w:id="1503" w:author="Unknown Author" w:date="2021-12-09T11:59:56Z">
        <w:r>
          <w:rPr>
            <w:rFonts w:ascii="Times New Roman" w:hAnsi="Times New Roman"/>
          </w:rPr>
        </w:r>
      </w:del>
    </w:p>
    <w:p>
      <w:pPr>
        <w:pStyle w:val="Normal"/>
        <w:bidi w:val="0"/>
        <w:spacing w:lineRule="auto" w:line="480" w:before="0" w:after="159"/>
        <w:ind w:left="0" w:right="0" w:hanging="0"/>
        <w:jc w:val="both"/>
        <w:rPr>
          <w:rFonts w:ascii="Times New Roman" w:hAnsi="Times New Roman"/>
          <w:ins w:id="1506" w:author="Unknown Author" w:date="2021-12-18T10:31:55Z"/>
        </w:rPr>
      </w:pPr>
      <w:del w:id="1505"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p>
    <w:p>
      <w:pPr>
        <w:pStyle w:val="Normal"/>
        <w:bidi w:val="0"/>
        <w:spacing w:lineRule="auto" w:line="480" w:before="0" w:after="159"/>
        <w:ind w:left="0" w:right="0" w:hanging="0"/>
        <w:jc w:val="both"/>
        <w:rPr>
          <w:rFonts w:ascii="Times New Roman" w:hAnsi="Times New Roman"/>
          <w:ins w:id="1508" w:author="Unknown Author" w:date="2021-12-06T12:05:19Z"/>
        </w:rPr>
      </w:pPr>
      <w:ins w:id="1507"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1510" w:author="Unknown Author" w:date="2021-12-09T12:00:03Z"/>
        </w:rPr>
      </w:pPr>
      <w:del w:id="1509" w:author="Unknown Author" w:date="2021-12-09T12:00:0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1511"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1512"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del w:id="1513" w:author="Unknown Author" w:date="2021-12-11T10:50:31Z">
        <w:r>
          <w:rPr>
            <w:rFonts w:ascii="Times New Roman" w:hAnsi="Times New Roman"/>
          </w:rPr>
          <w:delText>4.</w:delText>
        </w:r>
      </w:del>
      <w:ins w:id="1514" w:author="Unknown Author" w:date="2021-12-11T10:50:32Z">
        <w:r>
          <w:rPr>
            <w:rFonts w:ascii="Times New Roman" w:hAnsi="Times New Roman"/>
            <w:b/>
            <w:bCs/>
          </w:rPr>
          <w:t xml:space="preserve">4: </w:t>
        </w:r>
      </w:ins>
      <w:r>
        <w:rPr>
          <w:rFonts w:ascii="Times New Roman" w:hAnsi="Times New Roman"/>
        </w:rPr>
        <w:t xml:space="preserve"> </w:t>
      </w:r>
      <w:del w:id="1515" w:author="Unknown Author" w:date="2021-12-15T12:30:42Z">
        <w:r>
          <w:rPr>
            <w:rFonts w:ascii="Times New Roman" w:hAnsi="Times New Roman"/>
          </w:rPr>
          <w:delText>How</w:delText>
        </w:r>
      </w:del>
      <w:del w:id="1516" w:author="Unknown Author" w:date="2021-12-15T12:30:42Z">
        <w:r>
          <w:rPr>
            <w:rFonts w:ascii="Times New Roman" w:hAnsi="Times New Roman"/>
            <w:b/>
            <w:bCs/>
          </w:rPr>
          <w:delText xml:space="preserve"> </w:delText>
        </w:r>
      </w:del>
      <w:bookmarkStart w:id="109" w:name="__DdeLink__2778_4092705157"/>
      <w:r>
        <w:rPr>
          <w:rFonts w:eastAsia="Noto Serif CJK SC" w:cs="Lohit Devanagari" w:ascii="Times New Roman" w:hAnsi="Times New Roman"/>
          <w:b w:val="false"/>
          <w:bCs w:val="false"/>
        </w:rPr>
        <w:t>Δ</w:t>
      </w:r>
      <w:bookmarkEnd w:id="109"/>
      <w:r>
        <w:rPr>
          <w:rFonts w:eastAsia="Noto Serif CJK SC" w:cs="Lohit Devanagari" w:ascii="Times New Roman" w:hAnsi="Times New Roman"/>
          <w:b w:val="false"/>
          <w:bCs w:val="false"/>
        </w:rPr>
        <w:t xml:space="preserve"> in latency affects Google Meet performance</w:t>
      </w:r>
      <w:ins w:id="1517" w:author="Unknown Author" w:date="2021-12-15T12:30:45Z">
        <w:r>
          <w:rPr>
            <w:rFonts w:eastAsia="Noto Serif CJK SC" w:cs="Lohit Devanagari" w:ascii="Times New Roman" w:hAnsi="Times New Roman"/>
            <w:b w:val="false"/>
            <w:bCs w:val="false"/>
          </w:rPr>
          <w:t>.</w:t>
        </w:r>
      </w:ins>
      <w:del w:id="1518" w:author="Unknown Author" w:date="2021-12-15T12:30:45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1519"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1520" w:author="Unknown Author" w:date="2021-12-11T10:50:52Z">
        <w:r>
          <w:rPr>
            <w:rFonts w:eastAsia="Noto Serif CJK SC" w:cs="Lohit Devanagari" w:ascii="Times New Roman" w:hAnsi="Times New Roman"/>
            <w:b w:val="false"/>
            <w:bCs w:val="false"/>
          </w:rPr>
          <w:tab/>
        </w:r>
      </w:ins>
      <w:ins w:id="1521"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del w:id="1522" w:author="Unknown Author" w:date="2021-12-11T10:50:57Z">
        <w:r>
          <w:rPr>
            <w:rFonts w:eastAsia="Noto Serif CJK SC" w:cs="Lohit Devanagari" w:ascii="Times New Roman" w:hAnsi="Times New Roman"/>
            <w:b w:val="false"/>
            <w:bCs w:val="false"/>
          </w:rPr>
          <w:delText>5.</w:delText>
        </w:r>
      </w:del>
      <w:ins w:id="1523" w:author="Unknown Author" w:date="2021-12-11T10:51:00Z">
        <w:r>
          <w:rPr>
            <w:rFonts w:eastAsia="Noto Serif CJK SC" w:cs="Lohit Devanagari" w:ascii="Times New Roman" w:hAnsi="Times New Roman"/>
            <w:b/>
            <w:bCs/>
          </w:rPr>
          <w:t>5:</w:t>
        </w:r>
      </w:ins>
      <w:r>
        <w:rPr>
          <w:rFonts w:eastAsia="Noto Serif CJK SC" w:cs="Lohit Devanagari" w:ascii="Times New Roman" w:hAnsi="Times New Roman"/>
          <w:b w:val="false"/>
          <w:bCs w:val="false"/>
        </w:rPr>
        <w:t xml:space="preserve"> </w:t>
      </w:r>
      <w:del w:id="1524" w:author="Unknown Author" w:date="2021-12-15T12:30:51Z">
        <w:r>
          <w:rPr>
            <w:rFonts w:eastAsia="Noto Serif CJK SC" w:cs="Lohit Devanagari" w:ascii="Times New Roman" w:hAnsi="Times New Roman"/>
            <w:b w:val="false"/>
            <w:bCs w:val="false"/>
          </w:rPr>
          <w:delText xml:space="preserve">How </w:delText>
        </w:r>
      </w:del>
      <w:r>
        <w:rPr>
          <w:rFonts w:eastAsia="Noto Serif CJK SC" w:cs="Lohit Devanagari" w:ascii="Times New Roman" w:hAnsi="Times New Roman"/>
          <w:b w:val="false"/>
          <w:bCs w:val="false"/>
        </w:rPr>
        <w:t>Δ in speed affects Google Meet’s performance</w:t>
      </w:r>
      <w:ins w:id="1525" w:author="Unknown Author" w:date="2021-12-15T12:30:54Z">
        <w:r>
          <w:rPr>
            <w:rFonts w:eastAsia="Noto Serif CJK SC" w:cs="Lohit Devanagari" w:ascii="Times New Roman" w:hAnsi="Times New Roman"/>
            <w:b w:val="false"/>
            <w:bCs w:val="false"/>
          </w:rPr>
          <w:t>.</w:t>
        </w:r>
      </w:ins>
      <w:del w:id="1526" w:author="Unknown Author" w:date="2021-12-15T12:30:54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1527"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1528" w:author="Unknown Author" w:date="2021-12-11T10:51:15Z">
        <w:r>
          <w:rPr>
            <w:rFonts w:eastAsia="Noto Serif CJK SC" w:cs="Lohit Devanagari" w:ascii="Times New Roman" w:hAnsi="Times New Roman"/>
            <w:b w:val="false"/>
            <w:bCs w:val="false"/>
          </w:rPr>
          <w:tab/>
        </w:r>
      </w:ins>
      <w:ins w:id="1529"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1538" w:author="Unknown Author" w:date="2021-12-04T11:49:46Z"/>
        </w:rPr>
      </w:pPr>
      <w:del w:id="1530" w:author="Unknown Author" w:date="2021-12-11T10:51:20Z">
        <w:r>
          <w:rPr>
            <w:rFonts w:eastAsia="Noto Serif CJK SC" w:cs="Lohit Devanagari" w:ascii="Times New Roman" w:hAnsi="Times New Roman"/>
            <w:b w:val="false"/>
            <w:bCs w:val="false"/>
          </w:rPr>
          <w:delText>6</w:delText>
        </w:r>
      </w:del>
      <w:ins w:id="1531" w:author="Unknown Author" w:date="2021-12-11T10:51:21Z">
        <w:r>
          <w:rPr>
            <w:rFonts w:eastAsia="Noto Serif CJK SC" w:cs="Lohit Devanagari" w:ascii="Times New Roman" w:hAnsi="Times New Roman"/>
            <w:b/>
            <w:bCs/>
          </w:rPr>
          <w:t>6:</w:t>
        </w:r>
      </w:ins>
      <w:r>
        <w:rPr>
          <w:rFonts w:eastAsia="Noto Serif CJK SC" w:cs="Lohit Devanagari" w:ascii="Times New Roman" w:hAnsi="Times New Roman"/>
          <w:b w:val="false"/>
          <w:bCs w:val="false"/>
        </w:rPr>
        <w:t xml:space="preserve"> </w:t>
      </w:r>
      <w:del w:id="1532" w:author="Unknown Author" w:date="2021-12-15T12:31:00Z">
        <w:r>
          <w:rPr>
            <w:rFonts w:eastAsia="Noto Serif CJK SC" w:cs="Lohit Devanagari" w:ascii="Times New Roman" w:hAnsi="Times New Roman"/>
            <w:b w:val="false"/>
            <w:bCs w:val="false"/>
          </w:rPr>
          <w:delText>What are the</w:delText>
        </w:r>
      </w:del>
      <w:ins w:id="1533" w:author="Unknown Author" w:date="2021-12-15T12:31:00Z">
        <w:r>
          <w:rPr>
            <w:rFonts w:eastAsia="Noto Serif CJK SC" w:cs="Lohit Devanagari" w:ascii="Times New Roman" w:hAnsi="Times New Roman"/>
            <w:b w:val="false"/>
            <w:bCs w:val="false"/>
            <w:color w:val="auto"/>
            <w:kern w:val="2"/>
            <w:sz w:val="24"/>
            <w:szCs w:val="24"/>
            <w:lang w:val="en-GB" w:eastAsia="zh-CN" w:bidi="hi-IN"/>
          </w:rPr>
          <w:t>The</w:t>
        </w:r>
      </w:ins>
      <w:r>
        <w:rPr>
          <w:rFonts w:eastAsia="Noto Serif CJK SC" w:cs="Lohit Devanagari" w:ascii="Times New Roman" w:hAnsi="Times New Roman"/>
          <w:b w:val="false"/>
          <w:bCs w:val="false"/>
        </w:rPr>
        <w:t xml:space="preserve"> negative impact of slow internet speed and high latency experimentation in Google Meet</w:t>
      </w:r>
      <w:del w:id="1534" w:author="Unknown Author" w:date="2021-12-15T12:31:08Z">
        <w:r>
          <w:rPr>
            <w:rFonts w:eastAsia="Noto Serif CJK SC" w:cs="Lohit Devanagari" w:ascii="Times New Roman" w:hAnsi="Times New Roman"/>
            <w:b w:val="false"/>
            <w:bCs w:val="false"/>
          </w:rPr>
          <w:delText>?</w:delText>
        </w:r>
      </w:del>
      <w:ins w:id="1535" w:author="Unknown Author" w:date="2021-12-15T12:31:08Z">
        <w:r>
          <w:rPr>
            <w:rFonts w:eastAsia="Noto Serif CJK SC" w:cs="Lohit Devanagari" w:ascii="Times New Roman" w:hAnsi="Times New Roman"/>
            <w:b w:val="false"/>
            <w:bCs w:val="false"/>
          </w:rPr>
          <w:t>.</w:t>
        </w:r>
      </w:ins>
      <w:ins w:id="1536" w:author="Unknown Author" w:date="2021-12-03T13:40:57Z">
        <w:r>
          <w:rPr>
            <w:rFonts w:eastAsia="Noto Serif CJK SC" w:cs="Lohit Devanagari" w:ascii="Times New Roman" w:hAnsi="Times New Roman"/>
            <w:b w:val="false"/>
            <w:bCs w:val="false"/>
          </w:rPr>
          <w:t xml:space="preserve"> (stock</w:t>
        </w:r>
      </w:ins>
      <w:ins w:id="1537"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true"/>
        <w:bidi w:val="0"/>
        <w:spacing w:lineRule="auto" w:line="480" w:before="0" w:after="159"/>
        <w:ind w:left="0" w:right="0" w:hanging="0"/>
        <w:jc w:val="both"/>
        <w:rPr>
          <w:rFonts w:ascii="Times New Roman" w:hAnsi="Times New Roman"/>
          <w:del w:id="1540" w:author="Unknown Author" w:date="2021-12-04T11:49:46Z"/>
        </w:rPr>
      </w:pPr>
      <w:del w:id="1539"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1543" w:author="Unknown Author" w:date="2021-12-04T11:49:42Z"/>
        </w:rPr>
      </w:pPr>
      <w:del w:id="1541"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1542"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true"/>
        <w:bidi w:val="0"/>
        <w:spacing w:lineRule="auto" w:line="480" w:before="0" w:after="159"/>
        <w:ind w:left="0" w:right="0" w:hanging="0"/>
        <w:jc w:val="both"/>
        <w:rPr>
          <w:rFonts w:ascii="Times New Roman" w:hAnsi="Times New Roman"/>
          <w:ins w:id="1545" w:author="Unknown Author" w:date="2021-12-04T11:49:42Z"/>
        </w:rPr>
      </w:pPr>
      <w:ins w:id="1544" w:author="Unknown Author" w:date="2021-12-04T11:49:42Z">
        <w:r>
          <w:rPr>
            <w:rFonts w:eastAsia="Noto Serif CJK SC" w:cs="Lohit Devanagari" w:ascii="Times New Roman" w:hAnsi="Times New Roman"/>
            <w:b w:val="false"/>
            <w:bCs w:val="false"/>
          </w:rPr>
          <w:tab/>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1547" w:author="Unknown Author" w:date="2021-12-04T11:49:42Z"/>
        </w:rPr>
      </w:pPr>
      <w:ins w:id="1546"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1549" w:author="Unknown Author" w:date="2021-12-03T13:41:47Z"/>
        </w:rPr>
      </w:pPr>
      <w:ins w:id="1548"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1551" w:author="Unknown Author" w:date="2021-12-03T13:41:47Z"/>
        </w:rPr>
      </w:pPr>
      <w:ins w:id="1550" w:author="Unknown Author" w:date="2021-12-03T13:41:47Z">
        <w:r>
          <w:rPr>
            <w:rFonts w:ascii="Times New Roman" w:hAnsi="Times New Roman"/>
          </w:rPr>
        </w:r>
      </w:ins>
    </w:p>
    <w:p>
      <w:pPr>
        <w:pStyle w:val="Normal"/>
        <w:bidi w:val="0"/>
        <w:spacing w:lineRule="auto" w:line="480" w:before="0" w:after="159"/>
        <w:jc w:val="both"/>
        <w:rPr>
          <w:rFonts w:ascii="Times New Roman" w:hAnsi="Times New Roman"/>
          <w:ins w:id="1553" w:author="Unknown Author" w:date="2021-12-03T13:41:47Z"/>
        </w:rPr>
      </w:pPr>
      <w:ins w:id="1552" w:author="Unknown Author" w:date="2021-12-03T13:41:47Z">
        <w:r>
          <w:rPr>
            <w:rFonts w:ascii="Times New Roman" w:hAnsi="Times New Roman"/>
          </w:rPr>
        </w:r>
      </w:ins>
    </w:p>
    <w:p>
      <w:pPr>
        <w:pStyle w:val="Normal"/>
        <w:bidi w:val="0"/>
        <w:spacing w:lineRule="auto" w:line="480" w:before="0" w:after="159"/>
        <w:jc w:val="both"/>
        <w:rPr>
          <w:rFonts w:ascii="Times New Roman" w:hAnsi="Times New Roman"/>
          <w:ins w:id="1559" w:author="Unknown Author" w:date="2021-12-03T13:43:48Z"/>
        </w:rPr>
      </w:pPr>
      <w:ins w:id="1554" w:author="Unknown Author" w:date="2021-12-03T13:41:47Z">
        <w:r>
          <w:rPr>
            <w:rFonts w:eastAsia="Noto Serif CJK SC" w:cs="Lohit Devanagari" w:ascii="Times New Roman" w:hAnsi="Times New Roman"/>
            <w:b/>
            <w:bCs/>
          </w:rPr>
          <w:t>7:</w:t>
        </w:r>
      </w:ins>
      <w:ins w:id="1555" w:author="Unknown Author" w:date="2021-12-03T13:41:47Z">
        <w:r>
          <w:rPr>
            <w:rFonts w:eastAsia="Noto Serif CJK SC" w:cs="Lohit Devanagari" w:ascii="Times New Roman" w:hAnsi="Times New Roman"/>
            <w:b w:val="false"/>
            <w:bCs w:val="false"/>
          </w:rPr>
          <w:t xml:space="preserve"> </w:t>
        </w:r>
      </w:ins>
      <w:ins w:id="1556" w:author="Unknown Author" w:date="2021-12-15T12:31:18Z">
        <w:r>
          <w:rPr>
            <w:rFonts w:eastAsia="Noto Serif CJK SC" w:cs="Lohit Devanagari" w:ascii="Times New Roman" w:hAnsi="Times New Roman"/>
            <w:b w:val="false"/>
            <w:bCs w:val="false"/>
            <w:color w:val="auto"/>
            <w:kern w:val="2"/>
            <w:sz w:val="24"/>
            <w:szCs w:val="24"/>
            <w:lang w:val="en-GB" w:eastAsia="zh-CN" w:bidi="hi-IN"/>
          </w:rPr>
          <w:t>The</w:t>
        </w:r>
      </w:ins>
      <w:ins w:id="1557"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ins w:id="1558" w:author="Unknown Author" w:date="2021-12-15T12:31:21Z">
        <w:r>
          <w:rPr>
            <w:rFonts w:eastAsia="Noto Serif CJK SC" w:cs="Lohit Devanagari" w:ascii="Times New Roman" w:hAnsi="Times New Roman"/>
            <w:b w:val="false"/>
            <w:bCs w:val="false"/>
          </w:rPr>
          <w:t>.</w:t>
        </w:r>
      </w:ins>
    </w:p>
    <w:p>
      <w:pPr>
        <w:pStyle w:val="Normal"/>
        <w:bidi w:val="0"/>
        <w:spacing w:lineRule="auto" w:line="480" w:before="0" w:after="159"/>
        <w:jc w:val="both"/>
        <w:rPr>
          <w:rFonts w:ascii="Times New Roman" w:hAnsi="Times New Roman"/>
          <w:b/>
          <w:b/>
          <w:bCs/>
        </w:rPr>
      </w:pPr>
      <w:ins w:id="1560" w:author="Unknown Author" w:date="2021-12-11T10:52:15Z">
        <w:r>
          <w:rPr>
            <w:rFonts w:eastAsia="Noto Serif CJK SC" w:cs="Lohit Devanagari" w:ascii="Times New Roman" w:hAnsi="Times New Roman"/>
            <w:b w:val="false"/>
            <w:bCs w:val="false"/>
            <w:color w:val="auto"/>
            <w:kern w:val="2"/>
            <w:sz w:val="24"/>
            <w:szCs w:val="24"/>
            <w:lang w:val="en-GB" w:eastAsia="zh-CN" w:bidi="hi-IN"/>
          </w:rPr>
          <w:tab/>
        </w:r>
      </w:ins>
      <w:ins w:id="1561" w:author="Unknown Author" w:date="2021-12-04T11:52:31Z">
        <w:bookmarkStart w:id="110"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250,000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10"/>
    </w:p>
    <w:p>
      <w:pPr>
        <w:pStyle w:val="Normal"/>
        <w:bidi w:val="0"/>
        <w:spacing w:lineRule="auto" w:line="480" w:before="0" w:after="159"/>
        <w:jc w:val="both"/>
        <w:rPr>
          <w:rFonts w:ascii="Times New Roman" w:hAnsi="Times New Roman"/>
          <w:ins w:id="1565" w:author="Unknown Author" w:date="2021-12-11T10:52:35Z"/>
          <w:b/>
          <w:b/>
          <w:bCs/>
        </w:rPr>
      </w:pPr>
      <w:ins w:id="1562" w:author="Unknown Author" w:date="2021-12-11T10:52:18Z">
        <w:r>
          <w:rPr>
            <w:rFonts w:eastAsia="Noto Serif CJK SC" w:cs="Lohit Devanagari" w:ascii="Times New Roman" w:hAnsi="Times New Roman"/>
            <w:b/>
            <w:bCs/>
            <w:color w:val="auto"/>
            <w:kern w:val="2"/>
            <w:sz w:val="24"/>
            <w:szCs w:val="24"/>
            <w:lang w:val="en-GB" w:eastAsia="zh-CN" w:bidi="hi-IN"/>
          </w:rPr>
          <w:t>8:</w:t>
        </w:r>
      </w:ins>
      <w:ins w:id="1563" w:author="Unknown Author" w:date="2021-12-03T14:01:13Z">
        <w:r>
          <w:rPr>
            <w:rFonts w:eastAsia="Noto Serif CJK SC" w:cs="Lohit Devanagari" w:ascii="Times New Roman" w:hAnsi="Times New Roman"/>
            <w:b w:val="false"/>
            <w:bCs w:val="false"/>
            <w:color w:val="auto"/>
            <w:kern w:val="2"/>
            <w:sz w:val="24"/>
            <w:szCs w:val="24"/>
            <w:lang w:val="en-GB" w:eastAsia="zh-CN" w:bidi="hi-IN"/>
          </w:rPr>
          <w:t xml:space="preserve"> Does purposely slowing down internet speed would save data whilst maintaining a usable Google Meet experience</w:t>
        </w:r>
      </w:ins>
      <w:ins w:id="1564" w:author="Unknown Author" w:date="2021-12-15T12:32:01Z">
        <w:r>
          <w:rPr>
            <w:rFonts w:eastAsia="Noto Serif CJK SC" w:cs="Lohit Devanagari" w:ascii="Times New Roman" w:hAnsi="Times New Roman"/>
            <w:b w:val="false"/>
            <w:bCs w:val="false"/>
            <w:color w:val="auto"/>
            <w:kern w:val="2"/>
            <w:sz w:val="24"/>
            <w:szCs w:val="24"/>
            <w:lang w:val="en-GB" w:eastAsia="zh-CN" w:bidi="hi-IN"/>
          </w:rPr>
          <w:t>.</w:t>
        </w:r>
      </w:ins>
    </w:p>
    <w:p>
      <w:pPr>
        <w:pStyle w:val="Normal"/>
        <w:bidi w:val="0"/>
        <w:spacing w:lineRule="auto" w:line="480" w:before="0" w:after="159"/>
        <w:jc w:val="both"/>
        <w:rPr>
          <w:rFonts w:ascii="Times New Roman" w:hAnsi="Times New Roman"/>
          <w:b/>
          <w:b/>
          <w:bCs/>
        </w:rPr>
      </w:pPr>
      <w:ins w:id="1566" w:author="Unknown Author" w:date="2021-12-11T10:52:35Z">
        <w:r>
          <w:rPr>
            <w:rFonts w:eastAsia="Noto Serif CJK SC" w:cs="Lohit Devanagari" w:ascii="Times New Roman" w:hAnsi="Times New Roman"/>
            <w:b w:val="false"/>
            <w:bCs w:val="false"/>
            <w:color w:val="auto"/>
            <w:kern w:val="2"/>
            <w:sz w:val="24"/>
            <w:szCs w:val="24"/>
            <w:lang w:val="en-GB" w:eastAsia="zh-CN" w:bidi="hi-IN"/>
          </w:rPr>
          <w:tab/>
        </w:r>
      </w:ins>
      <w:ins w:id="1567" w:author="Unknown Author" w:date="2021-12-04T11:53:44Z">
        <w:bookmarkStart w:id="111"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11"/>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69" w:author="Unknown Author" w:date="2021-12-06T11:31:00Z"/>
        </w:rPr>
      </w:pPr>
      <w:ins w:id="1568"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1571" w:author="Unknown Author" w:date="2021-12-10T10:00:28Z"/>
          <w:b/>
          <w:b/>
          <w:sz w:val="24"/>
          <w:szCs w:val="24"/>
        </w:rPr>
      </w:pPr>
      <w:ins w:id="1570"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573" w:author="Unknown Author" w:date="2021-12-10T10:00:28Z"/>
          <w:b/>
          <w:b/>
          <w:sz w:val="24"/>
          <w:szCs w:val="24"/>
        </w:rPr>
      </w:pPr>
      <w:ins w:id="157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575" w:author="Unknown Author" w:date="2021-12-04T11:57:17Z"/>
          <w:b/>
          <w:b/>
          <w:sz w:val="24"/>
          <w:szCs w:val="24"/>
        </w:rPr>
      </w:pPr>
      <w:ins w:id="1574" w:author="Unknown Author" w:date="2021-12-04T11:57:17Z">
        <w:r>
          <w:rPr>
            <w:rFonts w:cs="Times New Roman" w:ascii="Times New Roman" w:hAnsi="Times New Roman"/>
            <w:b/>
            <w:sz w:val="24"/>
            <w:szCs w:val="24"/>
          </w:rPr>
          <w:t>CHAPTER 5</w:t>
        </w:r>
      </w:ins>
    </w:p>
    <w:p>
      <w:pPr>
        <w:pStyle w:val="Normal"/>
        <w:bidi w:val="0"/>
        <w:spacing w:lineRule="auto" w:line="480" w:before="0" w:after="159"/>
        <w:jc w:val="center"/>
        <w:rPr>
          <w:rFonts w:ascii="Times New Roman" w:hAnsi="Times New Roman" w:cs="Times New Roman"/>
          <w:ins w:id="1577" w:author="Unknown Author" w:date="2021-12-04T11:57:17Z"/>
          <w:b/>
          <w:b/>
          <w:sz w:val="24"/>
          <w:szCs w:val="24"/>
        </w:rPr>
      </w:pPr>
      <w:ins w:id="1576"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1579" w:author="Unknown Author" w:date="2021-12-04T11:57:17Z"/>
          <w:b/>
          <w:b/>
          <w:sz w:val="24"/>
          <w:szCs w:val="24"/>
        </w:rPr>
      </w:pPr>
      <w:ins w:id="1578"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1581" w:author="Unknown Author" w:date="2021-12-04T11:57:17Z"/>
          <w:b/>
          <w:b/>
          <w:bCs/>
        </w:rPr>
      </w:pPr>
      <w:ins w:id="1580" w:author="Unknown Author" w:date="2021-12-04T11:57:17Z">
        <w:r>
          <w:rPr>
            <w:rFonts w:ascii="Times New Roman" w:hAnsi="Times New Roman"/>
            <w:b/>
            <w:bCs/>
          </w:rPr>
          <w:t xml:space="preserve">Introduction </w:t>
        </w:r>
      </w:ins>
    </w:p>
    <w:p>
      <w:pPr>
        <w:pStyle w:val="Normal"/>
        <w:bidi w:val="0"/>
        <w:spacing w:lineRule="auto" w:line="480" w:before="0" w:after="159"/>
        <w:jc w:val="both"/>
        <w:rPr>
          <w:rFonts w:ascii="Times New Roman" w:hAnsi="Times New Roman"/>
          <w:ins w:id="1584" w:author="Unknown Author" w:date="2021-12-04T11:57:17Z"/>
          <w:b/>
          <w:b/>
          <w:bCs/>
        </w:rPr>
      </w:pPr>
      <w:ins w:id="1582" w:author="Unknown Author" w:date="2021-12-04T11:57:17Z">
        <w:r>
          <w:rPr>
            <w:rFonts w:ascii="Times New Roman" w:hAnsi="Times New Roman"/>
            <w:b/>
            <w:bCs/>
          </w:rPr>
          <w:tab/>
        </w:r>
      </w:ins>
      <w:ins w:id="1583"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1586" w:author="Unknown Author" w:date="2021-12-04T11:57:17Z"/>
          <w:b/>
          <w:b/>
          <w:bCs/>
        </w:rPr>
      </w:pPr>
      <w:ins w:id="1585" w:author="Unknown Author" w:date="2021-12-04T11:57:17Z">
        <w:r>
          <w:rPr>
            <w:rFonts w:ascii="Times New Roman" w:hAnsi="Times New Roman"/>
            <w:b/>
            <w:bCs/>
          </w:rPr>
          <w:t>Summary of Findings</w:t>
        </w:r>
      </w:ins>
    </w:p>
    <w:p>
      <w:pPr>
        <w:pStyle w:val="Normal"/>
        <w:bidi w:val="0"/>
        <w:spacing w:lineRule="auto" w:line="480" w:before="0" w:after="159"/>
        <w:jc w:val="both"/>
        <w:rPr>
          <w:rFonts w:ascii="Times New Roman" w:hAnsi="Times New Roman"/>
          <w:ins w:id="1588" w:author="Unknown Author" w:date="2021-12-04T11:57:17Z"/>
          <w:b/>
          <w:b/>
          <w:bCs/>
        </w:rPr>
      </w:pPr>
      <w:ins w:id="1587"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both"/>
        <w:rPr>
          <w:rFonts w:ascii="Times New Roman" w:hAnsi="Times New Roman"/>
          <w:ins w:id="1590" w:author="Unknown Author" w:date="2021-12-04T11:57:17Z"/>
          <w:b/>
          <w:b/>
          <w:bCs/>
        </w:rPr>
      </w:pPr>
      <w:ins w:id="1589"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both"/>
        <w:rPr>
          <w:rFonts w:ascii="Times New Roman" w:hAnsi="Times New Roman"/>
          <w:ins w:id="1592" w:author="Unknown Author" w:date="2021-12-04T11:57:17Z"/>
          <w:b/>
          <w:b/>
          <w:bCs/>
        </w:rPr>
      </w:pPr>
      <w:ins w:id="1591"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both"/>
        <w:rPr>
          <w:rFonts w:ascii="Times New Roman" w:hAnsi="Times New Roman"/>
          <w:ins w:id="1594" w:author="Unknown Author" w:date="2021-12-04T11:57:17Z"/>
          <w:b/>
          <w:b/>
          <w:bCs/>
        </w:rPr>
      </w:pPr>
      <w:ins w:id="1593"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both"/>
        <w:rPr>
          <w:rFonts w:ascii="Times New Roman" w:hAnsi="Times New Roman"/>
          <w:ins w:id="1597" w:author="Unknown Author" w:date="2021-12-04T11:57:17Z"/>
          <w:b/>
          <w:b/>
          <w:bCs/>
        </w:rPr>
      </w:pPr>
      <w:ins w:id="1595" w:author="Unknown Author" w:date="2021-12-04T11:57:17Z">
        <w:r>
          <w:rPr>
            <w:rFonts w:ascii="Times New Roman" w:hAnsi="Times New Roman"/>
            <w:b w:val="false"/>
            <w:bCs w:val="false"/>
          </w:rPr>
          <w:t xml:space="preserve"> </w:t>
        </w:r>
      </w:ins>
      <w:ins w:id="1596" w:author="Unknown Author" w:date="2021-12-04T11:57:17Z">
        <w:r>
          <w:rPr>
            <w:rFonts w:ascii="Times New Roman" w:hAnsi="Times New Roman"/>
            <w:b w:val="false"/>
            <w:bCs w:val="false"/>
          </w:rPr>
          <w:t>degrades.</w:t>
        </w:r>
      </w:ins>
    </w:p>
    <w:p>
      <w:pPr>
        <w:pStyle w:val="Normal"/>
        <w:bidi w:val="0"/>
        <w:spacing w:lineRule="auto" w:line="480" w:before="0" w:after="159"/>
        <w:jc w:val="both"/>
        <w:rPr>
          <w:rFonts w:ascii="Times New Roman" w:hAnsi="Times New Roman"/>
          <w:ins w:id="1600" w:author="Unknown Author" w:date="2021-12-04T11:57:17Z"/>
          <w:b/>
          <w:b/>
          <w:bCs/>
        </w:rPr>
      </w:pPr>
      <w:ins w:id="1598" w:author="Unknown Author" w:date="2021-12-04T11:57:17Z">
        <w:r>
          <w:rPr>
            <w:rFonts w:ascii="Times New Roman" w:hAnsi="Times New Roman"/>
            <w:b w:val="false"/>
            <w:bCs w:val="false"/>
          </w:rPr>
          <w:t xml:space="preserve">3. </w:t>
        </w:r>
      </w:ins>
      <w:ins w:id="1599"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both"/>
        <w:rPr>
          <w:rFonts w:ascii="Times New Roman" w:hAnsi="Times New Roman"/>
          <w:ins w:id="1606" w:author="Unknown Author" w:date="2021-12-04T11:57:17Z"/>
          <w:b/>
          <w:b/>
          <w:bCs/>
        </w:rPr>
      </w:pPr>
      <w:ins w:id="1601"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1602" w:author="Unknown Author" w:date="2021-12-04T11:57:17Z">
        <w:bookmarkStart w:id="112"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1603" w:author="Unknown Author" w:date="2021-12-04T11:57:17Z">
        <w:bookmarkEnd w:id="112"/>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1604" w:author="Unknown Author" w:date="2021-12-04T11:57:17Z">
        <w:bookmarkStart w:id="113"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1605" w:author="Unknown Author" w:date="2021-12-04T11:57:17Z">
        <w:bookmarkEnd w:id="113"/>
        <w:r>
          <w:rPr>
            <w:rFonts w:eastAsia="Noto Serif CJK SC" w:cs="Lohit Devanagari" w:ascii="Times New Roman" w:hAnsi="Times New Roman"/>
            <w:b w:val="false"/>
            <w:bCs w:val="false"/>
            <w:color w:val="auto"/>
            <w:kern w:val="2"/>
            <w:sz w:val="24"/>
            <w:szCs w:val="24"/>
            <w:lang w:val="en-GB" w:eastAsia="zh-CN" w:bidi="hi-IN"/>
          </w:rPr>
          <w:t xml:space="preserve"> (r = 0.9683, p = 0.0024)</w:t>
        </w:r>
      </w:ins>
    </w:p>
    <w:p>
      <w:pPr>
        <w:pStyle w:val="Normal"/>
        <w:bidi w:val="0"/>
        <w:spacing w:lineRule="auto" w:line="480" w:before="0" w:after="159"/>
        <w:jc w:val="both"/>
        <w:rPr>
          <w:rFonts w:ascii="Times New Roman" w:hAnsi="Times New Roman"/>
          <w:ins w:id="1610" w:author="Unknown Author" w:date="2021-12-04T11:57:17Z"/>
          <w:b/>
          <w:b/>
          <w:bCs/>
        </w:rPr>
      </w:pPr>
      <w:ins w:id="1607"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ins w:id="1608" w:author="Unknown Author" w:date="2021-12-04T11:57:17Z">
        <w:r>
          <w:rPr>
            <w:rFonts w:eastAsia="Noto Serif CJK SC" w:cs="Lohit Devanagari" w:ascii="Times New Roman" w:hAnsi="Times New Roman"/>
            <w:b/>
            <w:bCs/>
            <w:color w:val="auto"/>
            <w:kern w:val="2"/>
            <w:sz w:val="24"/>
            <w:szCs w:val="24"/>
            <w:lang w:val="en-GB" w:eastAsia="zh-CN" w:bidi="hi-IN"/>
          </w:rPr>
          <w:t xml:space="preserve"> </w:t>
        </w:r>
      </w:ins>
      <w:ins w:id="1609" w:author="Unknown Author" w:date="2021-12-04T11:57:17Z">
        <w:r>
          <w:rPr>
            <w:rFonts w:eastAsia="Noto Serif CJK SC" w:cs="Lohit Devanagari" w:ascii="Times New Roman" w:hAnsi="Times New Roman"/>
            <w:b w:val="false"/>
            <w:bCs w:val="false"/>
            <w:color w:val="auto"/>
            <w:kern w:val="2"/>
            <w:sz w:val="24"/>
            <w:szCs w:val="24"/>
            <w:lang w:val="en-GB" w:eastAsia="zh-CN" w:bidi="hi-IN"/>
          </w:rPr>
          <w:t>(r = 0.9683, p = 0.0024)</w:t>
        </w:r>
      </w:ins>
    </w:p>
    <w:p>
      <w:pPr>
        <w:pStyle w:val="Normal"/>
        <w:bidi w:val="0"/>
        <w:spacing w:lineRule="auto" w:line="480" w:before="0" w:after="159"/>
        <w:jc w:val="both"/>
        <w:rPr>
          <w:rFonts w:ascii="Times New Roman" w:hAnsi="Times New Roman"/>
          <w:ins w:id="1612" w:author="Unknown Author" w:date="2021-12-04T11:57:17Z"/>
          <w:b/>
          <w:b/>
          <w:bCs/>
        </w:rPr>
      </w:pPr>
      <w:ins w:id="1611"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both"/>
        <w:rPr>
          <w:rFonts w:ascii="Times New Roman" w:hAnsi="Times New Roman"/>
          <w:ins w:id="1614" w:author="Unknown Author" w:date="2021-12-04T11:57:17Z"/>
          <w:b/>
          <w:b/>
          <w:bCs/>
        </w:rPr>
      </w:pPr>
      <w:ins w:id="1613"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both"/>
        <w:rPr>
          <w:rFonts w:ascii="Times New Roman" w:hAnsi="Times New Roman"/>
          <w:ins w:id="1616" w:author="Unknown Author" w:date="2021-12-04T11:57:17Z"/>
          <w:b/>
          <w:b/>
          <w:bCs/>
        </w:rPr>
      </w:pPr>
      <w:ins w:id="1615"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both"/>
        <w:rPr>
          <w:rFonts w:ascii="Times New Roman" w:hAnsi="Times New Roman"/>
          <w:ins w:id="1618" w:author="Unknown Author" w:date="2021-12-04T11:57:17Z"/>
          <w:b/>
          <w:b/>
          <w:bCs/>
        </w:rPr>
      </w:pPr>
      <w:ins w:id="1617" w:author="Unknown Author" w:date="2021-12-04T11:57:17Z">
        <w:r>
          <w:rPr>
            <w:rFonts w:ascii="Times New Roman" w:hAnsi="Times New Roman"/>
            <w:b/>
            <w:bCs/>
          </w:rPr>
          <w:t>Conclusion</w:t>
        </w:r>
      </w:ins>
    </w:p>
    <w:p>
      <w:pPr>
        <w:pStyle w:val="Normal"/>
        <w:bidi w:val="0"/>
        <w:spacing w:lineRule="auto" w:line="480" w:before="0" w:after="159"/>
        <w:jc w:val="both"/>
        <w:rPr>
          <w:b w:val="false"/>
          <w:b w:val="false"/>
          <w:bCs w:val="false"/>
          <w:ins w:id="1621" w:author="Unknown Author" w:date="2021-12-04T11:57:17Z"/>
        </w:rPr>
      </w:pPr>
      <w:ins w:id="1619" w:author="Unknown Author" w:date="2021-12-04T11:57:17Z">
        <w:r>
          <w:rPr>
            <w:b w:val="false"/>
            <w:bCs w:val="false"/>
          </w:rPr>
          <w:tab/>
        </w:r>
      </w:ins>
      <w:ins w:id="1620" w:author="Unknown Author" w:date="2021-12-04T11:57:17Z">
        <w:bookmarkStart w:id="114" w:name="__DdeLink__4579_3619656174"/>
        <w:r>
          <w:rPr>
            <w:rFonts w:eastAsia="Noto Serif CJK SC" w:cs="Lohit Devanagari" w:ascii="Times New Roman" w:hAnsi="Times New Roman"/>
            <w:b w:val="false"/>
            <w:bCs w:val="false"/>
            <w:color w:val="auto"/>
            <w:kern w:val="2"/>
            <w:sz w:val="24"/>
            <w:szCs w:val="24"/>
            <w:lang w:val="en-GB" w:eastAsia="zh-CN" w:bidi="hi-IN"/>
          </w:rPr>
          <w:t>Based on the statistical evidence analyzed in this research, to find Google Meet’s performance across a variety of internet conditions. Researchers conclude that Google Meet is resilient on a wide range of internet conditions. From slow upload and download speeds to latency fluctuations. But even with this inherent capability, Google Meet is still a time-sensitive software and its performance still relies on jitter-free connection. Additionally, Google Meet has the capability to resist high latency by utilizing an internet connection. As highlighted in the previous chapters, Google Meet can choose to optimize both of the independent variables in whichever have a better performance. So a Google Meet session with a slow internet connection but with low latency would still have a usable experience given these speeds aren’t below 50KB/s as conducted in this study. Furthermore, there’s pressing evidence that by synthetically manipulating the user’s internet speed and latency, the possibility of bandwidth and electrical cost savings can be realized. But this is not a universal consensus and this possibility should be analyzed on case to case basis on a system to system configuration. As there are a lot of computing components available which can influence the overall system efficiency and performance.</w:t>
        </w:r>
      </w:ins>
      <w:bookmarkEnd w:id="114"/>
    </w:p>
    <w:p>
      <w:pPr>
        <w:pStyle w:val="Normal"/>
        <w:bidi w:val="0"/>
        <w:spacing w:lineRule="auto" w:line="480" w:before="0" w:after="159"/>
        <w:jc w:val="both"/>
        <w:rPr>
          <w:rFonts w:ascii="Times New Roman" w:hAnsi="Times New Roman"/>
          <w:ins w:id="1623" w:author="Unknown Author" w:date="2021-12-04T11:57:17Z"/>
          <w:b/>
          <w:b/>
          <w:bCs/>
        </w:rPr>
      </w:pPr>
      <w:ins w:id="1622"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In summary, Google Meet’s performance can be influenced by the independent variable in a nonlinear way. Though, there’s still a general trend on Google Meet’s performance correlation when plotted against latency and internet speed. Which Google Meet performance is inversely proportional to a rise in latency while directly proportional to an increase in internet speed. This is based on over 327,753 data points recorded in the experiment of this study. Therefore, by following the theory of large numbers (Investopedia, 2020) this research is conclusive. Albeit, not in a linear way.</w:t>
        </w:r>
      </w:ins>
    </w:p>
    <w:p>
      <w:pPr>
        <w:pStyle w:val="Normal"/>
        <w:bidi w:val="0"/>
        <w:spacing w:lineRule="auto" w:line="480" w:before="0" w:after="159"/>
        <w:jc w:val="both"/>
        <w:rPr>
          <w:rFonts w:ascii="Times New Roman" w:hAnsi="Times New Roman"/>
          <w:ins w:id="1625" w:author="Unknown Author" w:date="2021-12-04T11:57:17Z"/>
          <w:b/>
          <w:b/>
          <w:bCs/>
        </w:rPr>
      </w:pPr>
      <w:ins w:id="1624" w:author="Unknown Author" w:date="2021-12-04T11:57:17Z">
        <w:r>
          <w:rPr>
            <w:rFonts w:ascii="Times New Roman" w:hAnsi="Times New Roman"/>
            <w:b/>
            <w:bCs/>
          </w:rPr>
          <w:t>Recommendations</w:t>
        </w:r>
      </w:ins>
    </w:p>
    <w:p>
      <w:pPr>
        <w:pStyle w:val="Normal"/>
        <w:bidi w:val="0"/>
        <w:spacing w:lineRule="auto" w:line="480" w:before="0" w:after="159"/>
        <w:jc w:val="both"/>
        <w:rPr>
          <w:rFonts w:ascii="Times New Roman" w:hAnsi="Times New Roman"/>
          <w:ins w:id="1627" w:author="Unknown Author" w:date="2021-12-04T11:57:17Z"/>
          <w:b/>
          <w:b/>
          <w:bCs/>
        </w:rPr>
      </w:pPr>
      <w:ins w:id="1626" w:author="Unknown Author" w:date="2021-12-04T11:57:17Z">
        <w:r>
          <w:rPr>
            <w:rFonts w:ascii="Times New Roman" w:hAnsi="Times New Roman"/>
            <w:b w:val="false"/>
            <w:bCs w:val="false"/>
          </w:rPr>
          <w:t>Faculty Members:</w:t>
        </w:r>
      </w:ins>
    </w:p>
    <w:p>
      <w:pPr>
        <w:pStyle w:val="Normal"/>
        <w:bidi w:val="0"/>
        <w:spacing w:lineRule="auto" w:line="480" w:before="0" w:after="159"/>
        <w:jc w:val="both"/>
        <w:rPr>
          <w:rFonts w:ascii="Times New Roman" w:hAnsi="Times New Roman"/>
          <w:ins w:id="1630" w:author="Unknown Author" w:date="2021-12-04T11:57:17Z"/>
          <w:b/>
          <w:b/>
          <w:bCs/>
        </w:rPr>
      </w:pPr>
      <w:ins w:id="1628" w:author="Unknown Author" w:date="2021-12-04T11:57:17Z">
        <w:r>
          <w:rPr>
            <w:rFonts w:ascii="Times New Roman" w:hAnsi="Times New Roman"/>
            <w:b w:val="false"/>
            <w:bCs w:val="false"/>
          </w:rPr>
          <w:t xml:space="preserve">1. </w:t>
        </w:r>
      </w:ins>
      <w:ins w:id="1629" w:author="Unknown Author" w:date="2021-12-04T11:57:17Z">
        <w:bookmarkStart w:id="115" w:name="__DdeLink__4587_3619656174"/>
        <w:r>
          <w:rPr>
            <w:rFonts w:ascii="Times New Roman" w:hAnsi="Times New Roman"/>
            <w:b w:val="false"/>
            <w:bCs w:val="false"/>
          </w:rPr>
          <w:t>The researchers recommend to limit time sensitive participation during a live video conference in Google Meet. As this research found out, Google Meet can create a false sense of being in the live stream even if it is delayed by a second and above. Which can possibly cause an uncompetitive and unfair judgment of who is actually respond first. That can lead to other issues down the line.</w:t>
        </w:r>
      </w:ins>
      <w:bookmarkEnd w:id="115"/>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632" w:author="Unknown Author" w:date="2021-12-04T11:57:17Z"/>
        </w:rPr>
      </w:pPr>
      <w:ins w:id="1631" w:author="Unknown Author" w:date="2021-12-04T11:57:17Z">
        <w:r>
          <w:rPr>
            <w:rFonts w:ascii="Times New Roman" w:hAnsi="Times New Roman"/>
            <w:b w:val="false"/>
            <w:bCs w:val="false"/>
          </w:rPr>
          <w:t>Students:</w:t>
        </w:r>
      </w:ins>
    </w:p>
    <w:p>
      <w:pPr>
        <w:pStyle w:val="Normal"/>
        <w:bidi w:val="0"/>
        <w:spacing w:lineRule="auto" w:line="480" w:before="0" w:after="159"/>
        <w:jc w:val="both"/>
        <w:rPr>
          <w:rFonts w:ascii="Times New Roman" w:hAnsi="Times New Roman"/>
          <w:ins w:id="1635" w:author="Unknown Author" w:date="2021-12-04T11:57:17Z"/>
          <w:b/>
          <w:b/>
          <w:bCs/>
        </w:rPr>
      </w:pPr>
      <w:ins w:id="1633" w:author="Unknown Author" w:date="2021-12-04T11:57:17Z">
        <w:r>
          <w:rPr>
            <w:rFonts w:ascii="Times New Roman" w:hAnsi="Times New Roman"/>
            <w:b w:val="false"/>
            <w:bCs w:val="false"/>
          </w:rPr>
          <w:t xml:space="preserve">2. </w:t>
        </w:r>
      </w:ins>
      <w:ins w:id="1634" w:author="Unknown Author" w:date="2021-12-04T11:57:17Z">
        <w:bookmarkStart w:id="116" w:name="__DdeLink__4678_3619656174"/>
        <w:r>
          <w:rPr>
            <w:rFonts w:eastAsia="Noto Serif CJK SC" w:cs="Lohit Devanagari" w:ascii="Times New Roman" w:hAnsi="Times New Roman"/>
            <w:b w:val="false"/>
            <w:bCs w:val="false"/>
            <w:color w:val="auto"/>
            <w:kern w:val="2"/>
            <w:sz w:val="24"/>
            <w:szCs w:val="24"/>
            <w:lang w:val="en-GB" w:eastAsia="zh-CN" w:bidi="hi-IN"/>
          </w:rPr>
          <w:t>The researchers hope that students should participate in the class proactively and be understanding of both of their peers and proctors during performance drop in Google Meet.</w:t>
        </w:r>
      </w:ins>
      <w:bookmarkEnd w:id="116"/>
    </w:p>
    <w:p>
      <w:pPr>
        <w:pStyle w:val="Normal"/>
        <w:bidi w:val="0"/>
        <w:spacing w:lineRule="auto" w:line="480" w:before="0" w:after="159"/>
        <w:jc w:val="both"/>
        <w:rPr>
          <w:rFonts w:ascii="Times New Roman" w:hAnsi="Times New Roman"/>
          <w:ins w:id="1638" w:author="Unknown Author" w:date="2021-12-04T11:57:17Z"/>
          <w:b/>
          <w:b/>
          <w:bCs/>
        </w:rPr>
      </w:pPr>
      <w:ins w:id="1636"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3. </w:t>
        </w:r>
      </w:ins>
      <w:ins w:id="1637" w:author="Unknown Author" w:date="2021-12-04T11:57:17Z">
        <w:bookmarkStart w:id="117" w:name="__DdeLink__4680_3619656174"/>
        <w:r>
          <w:rPr>
            <w:rFonts w:eastAsia="Noto Serif CJK SC" w:cs="Lohit Devanagari" w:ascii="Times New Roman" w:hAnsi="Times New Roman"/>
            <w:b w:val="false"/>
            <w:bCs w:val="false"/>
            <w:color w:val="auto"/>
            <w:kern w:val="2"/>
            <w:sz w:val="24"/>
            <w:szCs w:val="24"/>
            <w:lang w:val="en-GB" w:eastAsia="zh-CN" w:bidi="hi-IN"/>
          </w:rPr>
          <w:t>Students can implement a technical forecasting approach on time-sensitive activities such as recitation by actively monitoring their internal latency and responding ahead of their video stream to offset latency-induced penalties on their conference.</w:t>
        </w:r>
      </w:ins>
      <w:bookmarkEnd w:id="117"/>
    </w:p>
    <w:p>
      <w:pPr>
        <w:pStyle w:val="Normal"/>
        <w:bidi w:val="0"/>
        <w:spacing w:lineRule="auto" w:line="480" w:before="0" w:after="159"/>
        <w:jc w:val="both"/>
        <w:rPr>
          <w:rFonts w:ascii="Times New Roman" w:hAnsi="Times New Roman"/>
          <w:ins w:id="1640" w:author="Unknown Author" w:date="2021-12-04T11:57:17Z"/>
          <w:b/>
          <w:b/>
          <w:bCs/>
        </w:rPr>
      </w:pPr>
      <w:ins w:id="1639"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both"/>
        <w:rPr>
          <w:rFonts w:ascii="Times New Roman" w:hAnsi="Times New Roman"/>
          <w:ins w:id="1643" w:author="Unknown Author" w:date="2021-12-04T11:57:17Z"/>
          <w:b/>
          <w:b/>
          <w:bCs/>
        </w:rPr>
      </w:pPr>
      <w:ins w:id="1641"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4. </w:t>
        </w:r>
      </w:ins>
      <w:ins w:id="1642" w:author="Unknown Author" w:date="2021-12-04T11:57:17Z">
        <w:bookmarkStart w:id="118" w:name="__DdeLink__4682_3619656174"/>
        <w:r>
          <w:rPr>
            <w:rFonts w:eastAsia="Noto Serif CJK SC" w:cs="Lohit Devanagari" w:ascii="Times New Roman" w:hAnsi="Times New Roman"/>
            <w:b w:val="false"/>
            <w:bCs w:val="false"/>
            <w:color w:val="auto"/>
            <w:kern w:val="2"/>
            <w:sz w:val="24"/>
            <w:szCs w:val="24"/>
            <w:lang w:val="en-GB" w:eastAsia="zh-CN" w:bidi="hi-IN"/>
          </w:rPr>
          <w:t>Parents should enlighten their child on connectivity issues like this and be mindful of technical problems both minor and major that is force majeure in all parties. While actively communicating to their Internet Service Provider to sough of any issues during the conference.</w:t>
        </w:r>
      </w:ins>
      <w:bookmarkEnd w:id="118"/>
    </w:p>
    <w:p>
      <w:pPr>
        <w:pStyle w:val="Normal"/>
        <w:bidi w:val="0"/>
        <w:spacing w:lineRule="auto" w:line="480" w:before="0" w:after="159"/>
        <w:jc w:val="both"/>
        <w:rPr>
          <w:rFonts w:ascii="Times New Roman" w:hAnsi="Times New Roman"/>
          <w:ins w:id="1645" w:author="Unknown Author" w:date="2021-12-04T11:57:17Z"/>
          <w:b/>
          <w:b/>
          <w:bCs/>
        </w:rPr>
      </w:pPr>
      <w:ins w:id="1644"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rFonts w:ascii="Times New Roman" w:hAnsi="Times New Roman"/>
          <w:ins w:id="1648" w:author="Unknown Author" w:date="2021-12-04T11:57:17Z"/>
          <w:b/>
          <w:b/>
          <w:bCs/>
        </w:rPr>
      </w:pPr>
      <w:ins w:id="1646"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5. </w:t>
        </w:r>
      </w:ins>
      <w:ins w:id="1647" w:author="Unknown Author" w:date="2021-12-04T11:57:17Z">
        <w:bookmarkStart w:id="119" w:name="__DdeLink__4684_3619656174"/>
        <w:r>
          <w:rPr>
            <w:rFonts w:eastAsia="Noto Serif CJK SC" w:cs="Lohit Devanagari" w:ascii="Times New Roman" w:hAnsi="Times New Roman"/>
            <w:b w:val="false"/>
            <w:bCs w:val="false"/>
            <w:color w:val="auto"/>
            <w:kern w:val="2"/>
            <w:sz w:val="24"/>
            <w:szCs w:val="24"/>
            <w:lang w:val="en-GB" w:eastAsia="zh-CN" w:bidi="hi-IN"/>
          </w:rPr>
          <w:t>The results of this research can provide valuable insight on how online learning actually happens and formulate time-sensitive actions and policies that can ease up issues on remote learning experience on both students and the faculty members.</w:t>
        </w:r>
      </w:ins>
      <w:bookmarkEnd w:id="119"/>
    </w:p>
    <w:p>
      <w:pPr>
        <w:pStyle w:val="Normal"/>
        <w:bidi w:val="0"/>
        <w:spacing w:lineRule="auto" w:line="480" w:before="0" w:after="159"/>
        <w:jc w:val="both"/>
        <w:rPr>
          <w:rFonts w:ascii="Times New Roman" w:hAnsi="Times New Roman"/>
          <w:ins w:id="1650" w:author="Unknown Author" w:date="2021-12-04T11:57:17Z"/>
          <w:b/>
          <w:b/>
          <w:bCs/>
        </w:rPr>
      </w:pPr>
      <w:ins w:id="1649"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54" w:author="Unknown Author" w:date="2021-12-04T11:57:17Z"/>
        </w:rPr>
      </w:pPr>
      <w:ins w:id="1651" w:author="Unknown Author" w:date="2021-12-04T11:57:17Z">
        <w:r>
          <w:rPr>
            <w:rFonts w:eastAsia="Noto Serif CJK SC" w:cs="Lohit Devanagari" w:ascii="Times New Roman" w:hAnsi="Times New Roman"/>
            <w:b w:val="false"/>
            <w:bCs w:val="false"/>
            <w:color w:val="auto"/>
            <w:kern w:val="2"/>
            <w:sz w:val="24"/>
            <w:szCs w:val="24"/>
            <w:lang w:val="en-GB" w:eastAsia="zh-CN" w:bidi="hi-IN"/>
          </w:rPr>
          <w:t>6.</w:t>
        </w:r>
      </w:ins>
      <w:ins w:id="1652" w:author="Unknown Author" w:date="2021-12-04T11:57:17Z">
        <w:bookmarkStart w:id="120" w:name="__DdeLink__4686_3619656174"/>
        <w:r>
          <w:rPr>
            <w:rFonts w:eastAsia="Noto Serif CJK SC" w:cs="Lohit Devanagari" w:ascii="Times New Roman" w:hAnsi="Times New Roman"/>
            <w:b w:val="false"/>
            <w:bCs w:val="false"/>
            <w:color w:val="auto"/>
            <w:kern w:val="2"/>
            <w:sz w:val="24"/>
            <w:szCs w:val="24"/>
            <w:lang w:val="en-GB" w:eastAsia="zh-CN" w:bidi="hi-IN"/>
          </w:rPr>
          <w:t xml:space="preserve"> </w:t>
        </w:r>
      </w:ins>
      <w:ins w:id="1653" w:author="Unknown Author" w:date="2021-12-04T11:57:17Z">
        <w:bookmarkStart w:id="121" w:name="__DdeLink__4688_3619656174"/>
        <w:bookmarkEnd w:id="120"/>
        <w:r>
          <w:rPr>
            <w:rFonts w:eastAsia="Noto Serif CJK SC" w:cs="Lohit Devanagari" w:ascii="Times New Roman" w:hAnsi="Times New Roman"/>
            <w:b w:val="false"/>
            <w:bCs w:val="false"/>
            <w:color w:val="auto"/>
            <w:kern w:val="2"/>
            <w:sz w:val="24"/>
            <w:szCs w:val="24"/>
            <w:lang w:val="en-GB" w:eastAsia="zh-CN" w:bidi="hi-IN"/>
          </w:rPr>
          <w:t>Google developers should implement systems in place in their development process in order to have a usable quality experience on low bandwidth connections. This includes synthetic speed throttling tests on testing, network simulations, and VM limited hardware limitation testing to ensure a wide range of access.</w:t>
        </w:r>
      </w:ins>
      <w:bookmarkEnd w:id="121"/>
    </w:p>
    <w:p>
      <w:pPr>
        <w:pStyle w:val="Normal"/>
        <w:bidi w:val="0"/>
        <w:spacing w:lineRule="auto" w:line="480" w:before="0" w:after="159"/>
        <w:jc w:val="both"/>
        <w:rPr>
          <w:rFonts w:ascii="Times New Roman" w:hAnsi="Times New Roman"/>
          <w:ins w:id="1657" w:author="Unknown Author" w:date="2021-12-04T11:57:17Z"/>
          <w:b/>
          <w:b/>
          <w:bCs/>
        </w:rPr>
      </w:pPr>
      <w:ins w:id="1655" w:author="Unknown Author" w:date="2021-12-04T11:57:17Z">
        <w:r>
          <w:rPr>
            <w:rFonts w:eastAsia="Noto Serif CJK SC" w:cs="Lohit Devanagari" w:ascii="Times New Roman" w:hAnsi="Times New Roman"/>
            <w:b w:val="false"/>
            <w:bCs w:val="false"/>
            <w:color w:val="auto"/>
            <w:kern w:val="2"/>
            <w:sz w:val="24"/>
            <w:szCs w:val="24"/>
            <w:lang w:val="en-GB" w:eastAsia="zh-CN" w:bidi="hi-IN"/>
          </w:rPr>
          <w:t>7</w:t>
        </w:r>
      </w:ins>
      <w:ins w:id="1656" w:author="Unknown Author" w:date="2021-12-04T11:57:17Z">
        <w:bookmarkStart w:id="122" w:name="__DdeLink__4690_3619656174"/>
        <w:r>
          <w:rPr>
            <w:rFonts w:eastAsia="Noto Serif CJK SC" w:cs="Lohit Devanagari" w:ascii="Times New Roman" w:hAnsi="Times New Roman"/>
            <w:b w:val="false"/>
            <w:bCs w:val="false"/>
            <w:color w:val="auto"/>
            <w:kern w:val="2"/>
            <w:sz w:val="24"/>
            <w:szCs w:val="24"/>
            <w:lang w:val="en-GB" w:eastAsia="zh-CN" w:bidi="hi-IN"/>
          </w:rPr>
          <w:t>. Implement new technologies on the platform such as neural-based video compression that would open up Google Meet capabilities to a wider range of users. This offers a superior video compression compared to a traditional algorithm-based techniques while</w:t>
        </w:r>
      </w:ins>
      <w:bookmarkEnd w:id="122"/>
    </w:p>
    <w:p>
      <w:pPr>
        <w:pStyle w:val="Normal"/>
        <w:bidi w:val="0"/>
        <w:spacing w:lineRule="auto" w:line="480" w:before="0" w:after="159"/>
        <w:jc w:val="both"/>
        <w:rPr>
          <w:rFonts w:ascii="Times New Roman" w:hAnsi="Times New Roman"/>
          <w:ins w:id="1659" w:author="Unknown Author" w:date="2021-12-04T11:57:17Z"/>
          <w:b/>
          <w:b/>
          <w:bCs/>
        </w:rPr>
      </w:pPr>
      <w:ins w:id="1658"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1661" w:author="Unknown Author" w:date="2021-12-04T11:57:17Z"/>
          <w:b/>
          <w:b/>
          <w:bCs/>
        </w:rPr>
      </w:pPr>
      <w:ins w:id="166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63" w:author="Unknown Author" w:date="2021-12-04T11:57:17Z"/>
          <w:b/>
          <w:b/>
          <w:bCs/>
        </w:rPr>
      </w:pPr>
      <w:ins w:id="166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65" w:author="Unknown Author" w:date="2021-12-04T11:57:17Z"/>
          <w:b/>
          <w:b/>
          <w:bCs/>
        </w:rPr>
      </w:pPr>
      <w:ins w:id="166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67" w:author="Unknown Author" w:date="2021-12-04T11:57:17Z"/>
          <w:b/>
          <w:b/>
          <w:bCs/>
        </w:rPr>
      </w:pPr>
      <w:ins w:id="166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69" w:author="Unknown Author" w:date="2021-12-04T11:57:17Z"/>
          <w:b/>
          <w:b/>
          <w:bCs/>
        </w:rPr>
      </w:pPr>
      <w:ins w:id="166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71" w:author="Unknown Author" w:date="2021-12-04T11:57:17Z"/>
          <w:b/>
          <w:b/>
          <w:bCs/>
        </w:rPr>
      </w:pPr>
      <w:ins w:id="167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73" w:author="Unknown Author" w:date="2021-12-04T11:57:17Z"/>
          <w:b/>
          <w:b/>
          <w:bCs/>
        </w:rPr>
      </w:pPr>
      <w:ins w:id="167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75" w:author="Unknown Author" w:date="2021-12-04T11:57:17Z"/>
          <w:b/>
          <w:b/>
          <w:bCs/>
        </w:rPr>
      </w:pPr>
      <w:ins w:id="167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77" w:author="Unknown Author" w:date="2021-12-04T11:57:17Z"/>
          <w:b/>
          <w:b/>
          <w:bCs/>
        </w:rPr>
      </w:pPr>
      <w:ins w:id="167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79" w:author="Unknown Author" w:date="2021-12-04T11:57:17Z"/>
          <w:b/>
          <w:b/>
          <w:bCs/>
        </w:rPr>
      </w:pPr>
      <w:ins w:id="167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81" w:author="Unknown Author" w:date="2021-12-04T11:57:17Z"/>
          <w:b/>
          <w:b/>
          <w:bCs/>
        </w:rPr>
      </w:pPr>
      <w:ins w:id="168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83" w:author="Unknown Author" w:date="2021-12-11T11:12:33Z"/>
          <w:b/>
          <w:b/>
          <w:bCs/>
        </w:rPr>
      </w:pPr>
      <w:ins w:id="1682" w:author="Unknown Author" w:date="2021-12-11T11:12:33Z">
        <w:r>
          <w:rPr>
            <w:rFonts w:ascii="Times New Roman" w:hAnsi="Times New Roman"/>
            <w:b/>
            <w:bCs/>
          </w:rPr>
          <w:t>LIST OF REFERENCES</w:t>
        </w:r>
      </w:ins>
    </w:p>
    <w:p>
      <w:pPr>
        <w:pStyle w:val="Normal"/>
        <w:bidi w:val="0"/>
        <w:spacing w:lineRule="auto" w:line="480" w:before="0" w:after="159"/>
        <w:jc w:val="left"/>
        <w:rPr>
          <w:rFonts w:ascii="Times New Roman" w:hAnsi="Times New Roman"/>
          <w:ins w:id="1685" w:author="Unknown Author" w:date="2021-12-11T11:12:33Z"/>
          <w:b/>
          <w:b/>
          <w:bCs/>
        </w:rPr>
      </w:pPr>
      <w:ins w:id="1684" w:author="Unknown Author" w:date="2021-12-11T11:12:33Z">
        <w:r>
          <w:rPr>
            <w:rFonts w:ascii="Times New Roman" w:hAnsi="Times New Roman"/>
            <w:b/>
            <w:bCs/>
          </w:rPr>
          <w:t>Studies</w:t>
        </w:r>
      </w:ins>
    </w:p>
    <w:p>
      <w:pPr>
        <w:pStyle w:val="Normal"/>
        <w:bidi w:val="0"/>
        <w:spacing w:lineRule="auto" w:line="480" w:before="0" w:after="159"/>
        <w:jc w:val="left"/>
        <w:rPr>
          <w:rFonts w:ascii="Times New Roman" w:hAnsi="Times New Roman"/>
          <w:ins w:id="1688" w:author="Unknown Author" w:date="2021-12-11T11:12:33Z"/>
        </w:rPr>
      </w:pPr>
      <w:ins w:id="1686" w:author="Unknown Author" w:date="2021-12-11T11:12:33Z">
        <w:r>
          <w:rPr>
            <w:rFonts w:ascii="Times New Roman" w:hAnsi="Times New Roman"/>
          </w:rPr>
          <w:t xml:space="preserve"> </w:t>
        </w:r>
      </w:ins>
      <w:ins w:id="1687" w:author="Unknown Author" w:date="2021-12-11T11:12:33Z">
        <w:r>
          <w:rPr>
            <w:rFonts w:ascii="Times New Roman" w:hAnsi="Times New Roman"/>
          </w:rPr>
          <w:tab/>
          <w:t>• A Congestion Avoidance Mechanism for WebRTC Interactive Video Sessions in LTE Networks, 2018</w:t>
        </w:r>
      </w:ins>
    </w:p>
    <w:p>
      <w:pPr>
        <w:pStyle w:val="Normal"/>
        <w:bidi w:val="0"/>
        <w:spacing w:lineRule="auto" w:line="480" w:before="0" w:after="159"/>
        <w:jc w:val="left"/>
        <w:rPr>
          <w:rFonts w:ascii="Times New Roman" w:hAnsi="Times New Roman"/>
          <w:ins w:id="1690" w:author="Unknown Author" w:date="2021-12-11T11:12:33Z"/>
        </w:rPr>
      </w:pPr>
      <w:hyperlink r:id="rId43">
        <w:ins w:id="1689" w:author="Unknown Author" w:date="2021-12-11T11:12:33Z">
          <w:r>
            <w:rPr>
              <w:rStyle w:val="InternetLink"/>
              <w:rFonts w:ascii="Times New Roman" w:hAnsi="Times New Roman"/>
            </w:rPr>
            <w:t>https://www.researchgate.net/publication271948148_A_Congestion_Avoidance_Mechanism_for_WebRTC_Interactive_Video_Sessions_in_LTE_Networks</w:t>
          </w:r>
        </w:ins>
      </w:hyperlink>
    </w:p>
    <w:p>
      <w:pPr>
        <w:pStyle w:val="Normal"/>
        <w:bidi w:val="0"/>
        <w:spacing w:lineRule="auto" w:line="480" w:before="0" w:after="159"/>
        <w:jc w:val="left"/>
        <w:rPr>
          <w:rFonts w:ascii="Times New Roman" w:hAnsi="Times New Roman"/>
          <w:ins w:id="1693" w:author="Unknown Author" w:date="2021-12-11T11:12:33Z"/>
        </w:rPr>
      </w:pPr>
      <w:ins w:id="1691" w:author="Unknown Author" w:date="2021-12-11T11:12:33Z">
        <w:r>
          <w:rPr>
            <w:rFonts w:ascii="Times New Roman" w:hAnsi="Times New Roman"/>
          </w:rPr>
          <w:tab/>
          <w:t xml:space="preserve">• A Scoping Review of Videoconferencing Systems in Higher Education: Learning Paradigms, Opportunities, and Challenges, 2019 </w:t>
        </w:r>
      </w:ins>
      <w:hyperlink r:id="rId44">
        <w:ins w:id="1692" w:author="Unknown Author" w:date="2021-12-11T11:12:33Z">
          <w:r>
            <w:rPr>
              <w:rStyle w:val="InternetLink"/>
              <w:rFonts w:ascii="Times New Roman" w:hAnsi="Times New Roman"/>
            </w:rPr>
            <w:t>https://www.researchgate.net/publication/334780632_A_Scoping_Review_of_Videoconferencing_Systems_in_Higher_Education_Learning_Paradigms_Opportunities_and_Challenges</w:t>
          </w:r>
        </w:ins>
      </w:hyperlink>
    </w:p>
    <w:p>
      <w:pPr>
        <w:pStyle w:val="Normal"/>
        <w:bidi w:val="0"/>
        <w:spacing w:lineRule="auto" w:line="480" w:before="0" w:after="159"/>
        <w:jc w:val="left"/>
        <w:rPr>
          <w:rFonts w:ascii="Times New Roman" w:hAnsi="Times New Roman"/>
          <w:ins w:id="1695" w:author="Unknown Author" w:date="2021-12-11T11:12:33Z"/>
        </w:rPr>
      </w:pPr>
      <w:ins w:id="1694" w:author="Unknown Author" w:date="2021-12-11T11:12:33Z">
        <w:r>
          <w:rPr>
            <w:rFonts w:ascii="Times New Roman" w:hAnsi="Times New Roman"/>
          </w:rPr>
          <w:tab/>
          <w:t>• Emergency Remote Teaching Experiences brought by COVID-19, 2021</w:t>
        </w:r>
      </w:ins>
    </w:p>
    <w:p>
      <w:pPr>
        <w:pStyle w:val="Normal"/>
        <w:bidi w:val="0"/>
        <w:spacing w:lineRule="auto" w:line="480" w:before="0" w:after="159"/>
        <w:jc w:val="left"/>
        <w:rPr>
          <w:rFonts w:ascii="Times New Roman" w:hAnsi="Times New Roman"/>
          <w:ins w:id="1697" w:author="Unknown Author" w:date="2021-12-11T11:12:33Z"/>
        </w:rPr>
      </w:pPr>
      <w:hyperlink r:id="rId45">
        <w:ins w:id="1696" w:author="Unknown Author" w:date="2021-12-11T11:12:33Z">
          <w:r>
            <w:rPr>
              <w:rStyle w:val="InternetLink"/>
              <w:rFonts w:ascii="Times New Roman" w:hAnsi="Times New Roman"/>
            </w:rPr>
            <w:t>https://link.springer.com/article/10.1007/s10639-021-10520-4</w:t>
          </w:r>
        </w:ins>
      </w:hyperlink>
    </w:p>
    <w:p>
      <w:pPr>
        <w:pStyle w:val="Normal"/>
        <w:bidi w:val="0"/>
        <w:spacing w:lineRule="auto" w:line="480" w:before="0" w:after="159"/>
        <w:jc w:val="left"/>
        <w:rPr>
          <w:rFonts w:ascii="Times New Roman" w:hAnsi="Times New Roman"/>
          <w:ins w:id="1699" w:author="Unknown Author" w:date="2021-12-11T11:12:33Z"/>
        </w:rPr>
      </w:pPr>
      <w:ins w:id="1698" w:author="Unknown Author" w:date="2021-12-11T11:12:33Z">
        <w:r>
          <w:rPr>
            <w:rFonts w:ascii="Times New Roman" w:hAnsi="Times New Roman"/>
          </w:rPr>
          <w:tab/>
          <w:t xml:space="preserve">• Performance Evaluation of WebRTC-based Video Conferencing, 2018 </w:t>
        </w:r>
      </w:ins>
    </w:p>
    <w:p>
      <w:pPr>
        <w:pStyle w:val="Normal"/>
        <w:bidi w:val="0"/>
        <w:spacing w:lineRule="auto" w:line="480" w:before="0" w:after="159"/>
        <w:jc w:val="left"/>
        <w:rPr>
          <w:rFonts w:ascii="Times New Roman" w:hAnsi="Times New Roman"/>
          <w:ins w:id="1701" w:author="Unknown Author" w:date="2021-12-11T11:12:33Z"/>
        </w:rPr>
      </w:pPr>
      <w:hyperlink r:id="rId46">
        <w:ins w:id="1700" w:author="Unknown Author" w:date="2021-12-11T11:12:33Z">
          <w:r>
            <w:rPr>
              <w:rStyle w:val="InternetLink"/>
              <w:rFonts w:ascii="Times New Roman" w:hAnsi="Times New Roman"/>
            </w:rPr>
            <w:t>https://dl.acm.org/doi/10.1145/3199524.3199534</w:t>
          </w:r>
        </w:ins>
      </w:hyperlink>
    </w:p>
    <w:p>
      <w:pPr>
        <w:pStyle w:val="Normal"/>
        <w:bidi w:val="0"/>
        <w:spacing w:lineRule="auto" w:line="480" w:before="0" w:after="159"/>
        <w:jc w:val="left"/>
        <w:rPr>
          <w:rFonts w:ascii="Times New Roman" w:hAnsi="Times New Roman"/>
          <w:ins w:id="1703" w:author="Unknown Author" w:date="2021-12-11T11:12:33Z"/>
        </w:rPr>
      </w:pPr>
      <w:ins w:id="1702" w:author="Unknown Author" w:date="2021-12-11T11:12:33Z">
        <w:r>
          <w:rPr>
            <w:rFonts w:ascii="Times New Roman" w:hAnsi="Times New Roman"/>
          </w:rPr>
          <w:tab/>
          <w:t>• QoS analysis for WebRTC video conference on bandwidth-limited network, 2017</w:t>
        </w:r>
      </w:ins>
    </w:p>
    <w:p>
      <w:pPr>
        <w:pStyle w:val="Normal"/>
        <w:bidi w:val="0"/>
        <w:spacing w:lineRule="auto" w:line="480" w:before="0" w:after="159"/>
        <w:jc w:val="left"/>
        <w:rPr>
          <w:rFonts w:ascii="Times New Roman" w:hAnsi="Times New Roman"/>
          <w:ins w:id="1705" w:author="Unknown Author" w:date="2021-12-11T11:12:33Z"/>
        </w:rPr>
      </w:pPr>
      <w:hyperlink r:id="rId47">
        <w:ins w:id="1704" w:author="Unknown Author" w:date="2021-12-11T11:12:33Z">
          <w:r>
            <w:rPr>
              <w:rStyle w:val="InternetLink"/>
              <w:rFonts w:ascii="Times New Roman" w:hAnsi="Times New Roman"/>
            </w:rPr>
            <w:t>https://ieeexplore.ieee.org/document/8301873</w:t>
          </w:r>
        </w:ins>
      </w:hyperlink>
    </w:p>
    <w:p>
      <w:pPr>
        <w:pStyle w:val="Normal"/>
        <w:bidi w:val="0"/>
        <w:spacing w:lineRule="auto" w:line="480" w:before="0" w:after="159"/>
        <w:jc w:val="left"/>
        <w:rPr>
          <w:rFonts w:ascii="Times New Roman" w:hAnsi="Times New Roman"/>
          <w:ins w:id="1707" w:author="Unknown Author" w:date="2021-12-11T11:12:33Z"/>
        </w:rPr>
      </w:pPr>
      <w:ins w:id="1706" w:author="Unknown Author" w:date="2021-12-11T11:12:33Z">
        <w:r>
          <w:rPr>
            <w:rFonts w:ascii="Times New Roman" w:hAnsi="Times New Roman"/>
          </w:rPr>
          <w:tab/>
          <w:t xml:space="preserve">• 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ins w:id="1709" w:author="Unknown Author" w:date="2021-12-11T11:12:33Z"/>
        </w:rPr>
      </w:pPr>
      <w:hyperlink r:id="rId48">
        <w:ins w:id="1708" w:author="Unknown Author" w:date="2021-12-11T11:12:33Z">
          <w:r>
            <w:rPr>
              <w:rStyle w:val="InternetLink"/>
              <w:rFonts w:ascii="Times New Roman" w:hAnsi="Times New Roman"/>
            </w:rPr>
            <w:t>https://ejournals.ph/article.php?id=15551</w:t>
          </w:r>
        </w:ins>
      </w:hyperlink>
    </w:p>
    <w:p>
      <w:pPr>
        <w:pStyle w:val="Normal"/>
        <w:bidi w:val="0"/>
        <w:spacing w:lineRule="auto" w:line="480" w:before="0" w:after="159"/>
        <w:jc w:val="left"/>
        <w:rPr>
          <w:rFonts w:ascii="Times New Roman" w:hAnsi="Times New Roman"/>
          <w:ins w:id="1711" w:author="Unknown Author" w:date="2021-12-11T11:12:33Z"/>
        </w:rPr>
      </w:pPr>
      <w:ins w:id="1710" w:author="Unknown Author" w:date="2021-12-11T11:12:33Z">
        <w:r>
          <w:rPr>
            <w:rFonts w:ascii="Times New Roman" w:hAnsi="Times New Roman"/>
          </w:rPr>
          <w:tab/>
          <w:t>• Software Obsolescence, Peter Sandbord IEEE, 2007</w:t>
        </w:r>
      </w:ins>
    </w:p>
    <w:p>
      <w:pPr>
        <w:pStyle w:val="Normal"/>
        <w:bidi w:val="0"/>
        <w:spacing w:lineRule="auto" w:line="480" w:before="0" w:after="159"/>
        <w:jc w:val="left"/>
        <w:rPr>
          <w:rFonts w:ascii="Times New Roman" w:hAnsi="Times New Roman"/>
          <w:ins w:id="1713" w:author="Unknown Author" w:date="2021-12-11T11:12:33Z"/>
        </w:rPr>
      </w:pPr>
      <w:hyperlink r:id="rId49">
        <w:ins w:id="1712" w:author="Unknown Author" w:date="2021-12-11T11:12:33Z">
          <w:r>
            <w:rPr>
              <w:rStyle w:val="InternetLink"/>
              <w:rFonts w:ascii="Times New Roman" w:hAnsi="Times New Roman"/>
            </w:rPr>
            <w:t>https://www.researchgate.net/publication/426202_Editorial_Software_Obsolescence-Complicating_the_Part_and_Technology_Obsolescence_Management_Problem</w:t>
          </w:r>
        </w:ins>
      </w:hyperlink>
    </w:p>
    <w:p>
      <w:pPr>
        <w:pStyle w:val="Normal"/>
        <w:bidi w:val="0"/>
        <w:spacing w:lineRule="auto" w:line="480" w:before="0" w:after="159"/>
        <w:jc w:val="left"/>
        <w:rPr>
          <w:rFonts w:ascii="Times New Roman" w:hAnsi="Times New Roman"/>
          <w:ins w:id="1716" w:author="Unknown Author" w:date="2021-12-11T11:12:33Z"/>
        </w:rPr>
      </w:pPr>
      <w:ins w:id="1714" w:author="Unknown Author" w:date="2021-12-11T11:12:33Z">
        <w:r>
          <w:rPr>
            <w:rFonts w:ascii="Times New Roman" w:hAnsi="Times New Roman"/>
          </w:rPr>
          <w:t xml:space="preserve"> </w:t>
        </w:r>
      </w:ins>
      <w:ins w:id="1715" w:author="Unknown Author" w:date="2021-12-11T11:12:33Z">
        <w:r>
          <w:rPr>
            <w:rFonts w:ascii="Times New Roman" w:hAnsi="Times New Roman"/>
          </w:rPr>
          <w:tab/>
          <w:t xml:space="preserve"> • Suspending Simulcast Streams for Savvy Streamlining, 2018</w:t>
        </w:r>
      </w:ins>
    </w:p>
    <w:p>
      <w:pPr>
        <w:pStyle w:val="Normal"/>
        <w:bidi w:val="0"/>
        <w:spacing w:lineRule="auto" w:line="480" w:before="0" w:after="159"/>
        <w:jc w:val="left"/>
        <w:rPr>
          <w:rFonts w:ascii="Times New Roman" w:hAnsi="Times New Roman"/>
          <w:ins w:id="1718" w:author="Unknown Author" w:date="2021-12-11T11:12:33Z"/>
        </w:rPr>
      </w:pPr>
      <w:hyperlink r:id="rId50">
        <w:ins w:id="1717" w:author="Unknown Author" w:date="2021-12-11T11:12:33Z">
          <w:r>
            <w:rPr>
              <w:rStyle w:val="InternetLink"/>
              <w:rFonts w:ascii="Times New Roman" w:hAnsi="Times New Roman"/>
            </w:rPr>
            <w:t>https://webrtchacks.com/suspending-simulcast-streams/</w:t>
          </w:r>
        </w:ins>
      </w:hyperlink>
    </w:p>
    <w:p>
      <w:pPr>
        <w:pStyle w:val="Normal"/>
        <w:bidi w:val="0"/>
        <w:spacing w:lineRule="auto" w:line="480" w:before="0" w:after="159"/>
        <w:jc w:val="left"/>
        <w:rPr>
          <w:rFonts w:ascii="Times New Roman" w:hAnsi="Times New Roman"/>
          <w:ins w:id="1720" w:author="Unknown Author" w:date="2021-12-11T11:12:33Z"/>
        </w:rPr>
      </w:pPr>
      <w:ins w:id="1719" w:author="Unknown Author" w:date="2021-12-11T11:12:33Z">
        <w:r>
          <w:rPr>
            <w:rFonts w:ascii="Times New Roman" w:hAnsi="Times New Roman"/>
          </w:rPr>
          <w:tab/>
          <w:t xml:space="preserve">• 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ins w:id="1722" w:author="Unknown Author" w:date="2021-12-11T11:12:33Z"/>
        </w:rPr>
      </w:pPr>
      <w:hyperlink r:id="rId51">
        <w:ins w:id="1721" w:author="Unknown Author" w:date="2021-12-11T11:12:33Z">
          <w:r>
            <w:rPr>
              <w:rStyle w:val="InternetLink"/>
              <w:rFonts w:ascii="Times New Roman" w:hAnsi="Times New Roman"/>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ins w:id="1725" w:author="Unknown Author" w:date="2021-12-11T11:12:33Z"/>
        </w:rPr>
      </w:pPr>
      <w:ins w:id="1723" w:author="Unknown Author" w:date="2021-12-11T11:12:33Z">
        <w:r>
          <w:rPr>
            <w:rFonts w:ascii="Times New Roman" w:hAnsi="Times New Roman"/>
          </w:rPr>
          <w:t xml:space="preserve">  </w:t>
        </w:r>
      </w:ins>
      <w:ins w:id="1724" w:author="Unknown Author" w:date="2021-12-11T11:12:33Z">
        <w:r>
          <w:rPr>
            <w:rFonts w:ascii="Times New Roman" w:hAnsi="Times New Roman"/>
          </w:rPr>
          <w:tab/>
          <w:t>• The Impact of Video Conferencing Platform in all Educational Sectors Amidst Covid-19 Pandemic, 2020</w:t>
        </w:r>
      </w:ins>
    </w:p>
    <w:p>
      <w:pPr>
        <w:pStyle w:val="Normal"/>
        <w:bidi w:val="0"/>
        <w:spacing w:lineRule="auto" w:line="480" w:before="0" w:after="159"/>
        <w:jc w:val="left"/>
        <w:rPr>
          <w:rFonts w:ascii="Times New Roman" w:hAnsi="Times New Roman"/>
          <w:ins w:id="1727" w:author="Unknown Author" w:date="2021-12-11T11:12:33Z"/>
        </w:rPr>
      </w:pPr>
      <w:hyperlink r:id="rId52">
        <w:ins w:id="1726" w:author="Unknown Author" w:date="2021-12-11T11:12:33Z">
          <w:r>
            <w:rPr>
              <w:rStyle w:val="InternetLink"/>
              <w:rFonts w:ascii="Times New Roman" w:hAnsi="Times New Roman"/>
            </w:rPr>
            <w:t>https://www.researchgate.net/publication/342672267_The_Impact_of_Video_Conferencing_Platform_in_all_educational_sectors_amidst_COVID-19_Pandemic</w:t>
          </w:r>
        </w:ins>
      </w:hyperlink>
    </w:p>
    <w:p>
      <w:pPr>
        <w:pStyle w:val="Normal"/>
        <w:bidi w:val="0"/>
        <w:spacing w:lineRule="auto" w:line="480" w:before="0" w:after="159"/>
        <w:jc w:val="left"/>
        <w:rPr>
          <w:rFonts w:ascii="Times New Roman" w:hAnsi="Times New Roman"/>
          <w:ins w:id="1729" w:author="Unknown Author" w:date="2021-12-11T11:12:33Z"/>
        </w:rPr>
      </w:pPr>
      <w:ins w:id="1728" w:author="Unknown Author" w:date="2021-12-11T11:12:33Z">
        <w:r>
          <w:rPr>
            <w:rFonts w:ascii="Times New Roman" w:hAnsi="Times New Roman"/>
          </w:rPr>
        </w:r>
      </w:ins>
    </w:p>
    <w:p>
      <w:pPr>
        <w:pStyle w:val="Normal"/>
        <w:bidi w:val="0"/>
        <w:spacing w:lineRule="auto" w:line="480" w:before="0" w:after="159"/>
        <w:jc w:val="left"/>
        <w:rPr>
          <w:rFonts w:ascii="Times New Roman" w:hAnsi="Times New Roman"/>
          <w:ins w:id="1731" w:author="Unknown Author" w:date="2021-12-11T11:12:33Z"/>
        </w:rPr>
      </w:pPr>
      <w:ins w:id="1730" w:author="Unknown Author" w:date="2021-12-11T11:12:33Z">
        <w:r>
          <w:rPr>
            <w:rFonts w:ascii="Times New Roman" w:hAnsi="Times New Roman"/>
            <w:b/>
            <w:bCs/>
          </w:rPr>
          <w:t>Literatures</w:t>
        </w:r>
      </w:ins>
    </w:p>
    <w:p>
      <w:pPr>
        <w:pStyle w:val="Normal"/>
        <w:bidi w:val="0"/>
        <w:spacing w:lineRule="auto" w:line="480" w:before="0" w:after="159"/>
        <w:jc w:val="left"/>
        <w:rPr>
          <w:rFonts w:ascii="Times New Roman" w:hAnsi="Times New Roman"/>
          <w:ins w:id="1733" w:author="Unknown Author" w:date="2021-12-11T11:12:33Z"/>
        </w:rPr>
      </w:pPr>
      <w:ins w:id="1732" w:author="Unknown Author" w:date="2021-12-11T11:12:33Z">
        <w:r>
          <w:rPr>
            <w:rFonts w:ascii="Times New Roman" w:hAnsi="Times New Roman"/>
          </w:rPr>
          <w:tab/>
          <w:t>• 13th General Conference on Weights and Measures, 1968</w:t>
        </w:r>
      </w:ins>
    </w:p>
    <w:p>
      <w:pPr>
        <w:pStyle w:val="Normal"/>
        <w:bidi w:val="0"/>
        <w:spacing w:lineRule="auto" w:line="480" w:before="0" w:after="159"/>
        <w:jc w:val="left"/>
        <w:rPr>
          <w:rFonts w:ascii="Times New Roman" w:hAnsi="Times New Roman"/>
          <w:ins w:id="1735" w:author="Unknown Author" w:date="2021-12-11T11:12:33Z"/>
        </w:rPr>
      </w:pPr>
      <w:hyperlink r:id="rId53">
        <w:ins w:id="1734" w:author="Unknown Author" w:date="2021-12-11T11:12:33Z">
          <w:r>
            <w:rPr>
              <w:rStyle w:val="InternetLink"/>
              <w:rFonts w:ascii="Times New Roman" w:hAnsi="Times New Roman"/>
            </w:rPr>
            <w:t>https://www.nature.com/articles/220651a0</w:t>
          </w:r>
        </w:ins>
      </w:hyperlink>
    </w:p>
    <w:p>
      <w:pPr>
        <w:pStyle w:val="Normal"/>
        <w:bidi w:val="0"/>
        <w:spacing w:lineRule="auto" w:line="480" w:before="0" w:after="159"/>
        <w:jc w:val="left"/>
        <w:rPr>
          <w:rFonts w:ascii="Times New Roman" w:hAnsi="Times New Roman"/>
          <w:ins w:id="1737" w:author="Unknown Author" w:date="2021-12-11T11:12:33Z"/>
        </w:rPr>
      </w:pPr>
      <w:ins w:id="1736" w:author="Unknown Author" w:date="2021-12-11T11:12:33Z">
        <w:r>
          <w:rPr>
            <w:rFonts w:ascii="Times New Roman" w:hAnsi="Times New Roman"/>
          </w:rPr>
          <w:tab/>
          <w:t>• AI video compression, Nvidia developer, 2020</w:t>
        </w:r>
      </w:ins>
    </w:p>
    <w:p>
      <w:pPr>
        <w:pStyle w:val="Normal"/>
        <w:bidi w:val="0"/>
        <w:spacing w:lineRule="auto" w:line="480" w:before="0" w:after="159"/>
        <w:jc w:val="left"/>
        <w:rPr>
          <w:rFonts w:ascii="Times New Roman" w:hAnsi="Times New Roman"/>
          <w:ins w:id="1739" w:author="Unknown Author" w:date="2021-12-11T11:12:33Z"/>
        </w:rPr>
      </w:pPr>
      <w:hyperlink r:id="rId54">
        <w:ins w:id="1738" w:author="Unknown Author" w:date="2021-12-11T11:12:33Z">
          <w:r>
            <w:rPr>
              <w:rStyle w:val="InternetLink"/>
              <w:rFonts w:ascii="Times New Roman" w:hAnsi="Times New Roman"/>
            </w:rPr>
            <w:t>https://blogs.nvidia.com/blog/2020/10/05/gan-video-conferencing-maxine/</w:t>
          </w:r>
        </w:ins>
      </w:hyperlink>
    </w:p>
    <w:p>
      <w:pPr>
        <w:pStyle w:val="Normal"/>
        <w:bidi w:val="0"/>
        <w:spacing w:lineRule="auto" w:line="480" w:before="0" w:after="159"/>
        <w:jc w:val="left"/>
        <w:rPr>
          <w:rFonts w:ascii="Times New Roman" w:hAnsi="Times New Roman"/>
          <w:ins w:id="1741" w:author="Unknown Author" w:date="2021-12-11T11:12:33Z"/>
        </w:rPr>
      </w:pPr>
      <w:ins w:id="1740" w:author="Unknown Author" w:date="2021-12-11T11:12:33Z">
        <w:r>
          <w:rPr>
            <w:rFonts w:ascii="Times New Roman" w:hAnsi="Times New Roman"/>
          </w:rPr>
          <w:tab/>
          <w:t>• Coronavirus Second Wave, 2021</w:t>
        </w:r>
      </w:ins>
    </w:p>
    <w:p>
      <w:pPr>
        <w:pStyle w:val="Normal"/>
        <w:bidi w:val="0"/>
        <w:spacing w:lineRule="auto" w:line="480" w:before="0" w:after="159"/>
        <w:jc w:val="left"/>
        <w:rPr>
          <w:rFonts w:ascii="Times New Roman" w:hAnsi="Times New Roman"/>
          <w:ins w:id="1743" w:author="Unknown Author" w:date="2021-12-11T11:12:33Z"/>
        </w:rPr>
      </w:pPr>
      <w:hyperlink r:id="rId55">
        <w:ins w:id="1742" w:author="Unknown Author" w:date="2021-12-11T11:12:33Z">
          <w:r>
            <w:rPr>
              <w:rStyle w:val="InternetLink"/>
              <w:rFonts w:ascii="Times New Roman" w:hAnsi="Times New Roman"/>
            </w:rPr>
            <w:t>https://www.hopkinsmedicine.org/health/conditions-and-diseases/coronavirus/first-and-second-waves-of-coronavirus</w:t>
          </w:r>
        </w:ins>
      </w:hyperlink>
    </w:p>
    <w:p>
      <w:pPr>
        <w:pStyle w:val="Normal"/>
        <w:bidi w:val="0"/>
        <w:spacing w:lineRule="auto" w:line="480" w:before="0" w:after="159"/>
        <w:jc w:val="left"/>
        <w:rPr>
          <w:rFonts w:ascii="Times New Roman" w:hAnsi="Times New Roman"/>
          <w:ins w:id="1745" w:author="Unknown Author" w:date="2021-12-11T11:12:33Z"/>
        </w:rPr>
      </w:pPr>
      <w:ins w:id="1744" w:author="Unknown Author" w:date="2021-12-11T11:12:33Z">
        <w:r>
          <w:rPr>
            <w:rFonts w:ascii="Times New Roman" w:hAnsi="Times New Roman"/>
          </w:rPr>
          <w:tab/>
          <w:t>• Google Meet Data Saver Mode: Is there any way to save mobile data?, 2021</w:t>
        </w:r>
      </w:ins>
    </w:p>
    <w:p>
      <w:pPr>
        <w:pStyle w:val="Normal"/>
        <w:bidi w:val="0"/>
        <w:spacing w:lineRule="auto" w:line="480" w:before="0" w:after="159"/>
        <w:jc w:val="left"/>
        <w:rPr>
          <w:rFonts w:ascii="Times New Roman" w:hAnsi="Times New Roman"/>
          <w:ins w:id="1747" w:author="Unknown Author" w:date="2021-12-11T11:12:33Z"/>
        </w:rPr>
      </w:pPr>
      <w:hyperlink r:id="rId56">
        <w:ins w:id="1746" w:author="Unknown Author" w:date="2021-12-11T11:12:33Z">
          <w:r>
            <w:rPr>
              <w:rStyle w:val="InternetLink"/>
              <w:rFonts w:ascii="Times New Roman" w:hAnsi="Times New Roman"/>
            </w:rPr>
            <w:t>https://swordstoday.ie/google-meat-data-saver-mode-is-there-any-way-to-save-mobile-data-oh-i-do-not-know-how-to-turn-on-data-saver-mode-via-google-meet-step-by-step-guide/</w:t>
          </w:r>
        </w:ins>
      </w:hyperlink>
    </w:p>
    <w:p>
      <w:pPr>
        <w:pStyle w:val="Normal"/>
        <w:bidi w:val="0"/>
        <w:spacing w:lineRule="auto" w:line="480" w:before="0" w:after="159"/>
        <w:jc w:val="left"/>
        <w:rPr>
          <w:rFonts w:ascii="Times New Roman" w:hAnsi="Times New Roman"/>
          <w:ins w:id="1750" w:author="Unknown Author" w:date="2021-12-11T11:12:33Z"/>
        </w:rPr>
      </w:pPr>
      <w:ins w:id="1748" w:author="Unknown Author" w:date="2021-12-11T11:12:33Z">
        <w:r>
          <w:rPr>
            <w:rFonts w:ascii="Times New Roman" w:hAnsi="Times New Roman"/>
          </w:rPr>
          <w:t xml:space="preserve">  </w:t>
        </w:r>
      </w:ins>
      <w:ins w:id="1749" w:author="Unknown Author" w:date="2021-12-11T11:12:33Z">
        <w:r>
          <w:rPr>
            <w:rFonts w:ascii="Times New Roman" w:hAnsi="Times New Roman"/>
          </w:rPr>
          <w:tab/>
          <w:t xml:space="preserve">• Google Meet gets a refreshed UI, multi pinning, autozoom, and more, 2021 </w:t>
        </w:r>
      </w:ins>
    </w:p>
    <w:p>
      <w:pPr>
        <w:pStyle w:val="Normal"/>
        <w:bidi w:val="0"/>
        <w:spacing w:lineRule="auto" w:line="480" w:before="0" w:after="159"/>
        <w:jc w:val="left"/>
        <w:rPr>
          <w:rFonts w:ascii="Times New Roman" w:hAnsi="Times New Roman"/>
          <w:ins w:id="1754" w:author="Unknown Author" w:date="2021-12-11T11:12:33Z"/>
        </w:rPr>
      </w:pPr>
      <w:ins w:id="1751" w:author="Unknown Author" w:date="2021-12-11T11:12:33Z">
        <w:r>
          <w:rPr>
            <w:rFonts w:ascii="Times New Roman" w:hAnsi="Times New Roman"/>
          </w:rPr>
          <w:t xml:space="preserve">    </w:t>
        </w:r>
      </w:ins>
      <w:hyperlink r:id="rId57">
        <w:ins w:id="1752" w:author="Unknown Author" w:date="2021-12-11T11:12:33Z">
          <w:r>
            <w:rPr>
              <w:rStyle w:val="InternetLink"/>
              <w:rFonts w:ascii="Times New Roman" w:hAnsi="Times New Roman"/>
            </w:rPr>
            <w:t>https://techcrunch.com/2021/04/21/google-meet-gets-a-refreshed-ui-multi-pinning-autozoom-and-more/</w:t>
          </w:r>
        </w:ins>
      </w:hyperlink>
      <w:ins w:id="1753" w:author="Unknown Author" w:date="2021-12-11T11:12:33Z">
        <w:r>
          <w:rPr>
            <w:rFonts w:ascii="Times New Roman" w:hAnsi="Times New Roman"/>
          </w:rPr>
          <w:t>?</w:t>
        </w:r>
      </w:ins>
    </w:p>
    <w:p>
      <w:pPr>
        <w:pStyle w:val="Normal"/>
        <w:bidi w:val="0"/>
        <w:spacing w:lineRule="auto" w:line="480" w:before="0" w:after="159"/>
        <w:jc w:val="left"/>
        <w:rPr>
          <w:rFonts w:ascii="Times New Roman" w:hAnsi="Times New Roman"/>
          <w:ins w:id="1757" w:author="Unknown Author" w:date="2021-12-11T11:12:33Z"/>
        </w:rPr>
      </w:pPr>
      <w:ins w:id="1755" w:author="Unknown Author" w:date="2021-12-11T11:12:33Z">
        <w:r>
          <w:rPr>
            <w:rFonts w:ascii="Times New Roman" w:hAnsi="Times New Roman"/>
          </w:rPr>
          <w:t xml:space="preserve">   </w:t>
        </w:r>
      </w:ins>
      <w:ins w:id="1756" w:author="Unknown Author" w:date="2021-12-11T11:12:33Z">
        <w:r>
          <w:rPr>
            <w:rFonts w:ascii="Times New Roman" w:hAnsi="Times New Roman"/>
          </w:rPr>
          <w:tab/>
          <w:t>• Google makes Meet, its Zoom and Skype competitor, free for everyone, 2020,</w:t>
        </w:r>
      </w:ins>
    </w:p>
    <w:p>
      <w:pPr>
        <w:pStyle w:val="Normal"/>
        <w:bidi w:val="0"/>
        <w:spacing w:lineRule="auto" w:line="480" w:before="0" w:after="159"/>
        <w:jc w:val="left"/>
        <w:rPr>
          <w:rFonts w:ascii="Times New Roman" w:hAnsi="Times New Roman"/>
          <w:ins w:id="1759" w:author="Unknown Author" w:date="2021-12-11T11:12:33Z"/>
        </w:rPr>
      </w:pPr>
      <w:hyperlink r:id="rId58">
        <w:ins w:id="1758" w:author="Unknown Author" w:date="2021-12-11T11:12:33Z">
          <w:r>
            <w:rPr>
              <w:rStyle w:val="InternetLink"/>
              <w:rFonts w:ascii="Times New Roman" w:hAnsi="Times New Roman"/>
            </w:rPr>
            <w:t>https://www.cnn.ph/business/2020/4/30/Google-Meet-premium-video-conferencing-tool-free-download.html</w:t>
          </w:r>
        </w:ins>
      </w:hyperlink>
    </w:p>
    <w:p>
      <w:pPr>
        <w:pStyle w:val="Normal"/>
        <w:bidi w:val="0"/>
        <w:spacing w:lineRule="auto" w:line="480" w:before="0" w:after="159"/>
        <w:jc w:val="left"/>
        <w:rPr>
          <w:rFonts w:ascii="Times New Roman" w:hAnsi="Times New Roman"/>
          <w:ins w:id="1762" w:author="Unknown Author" w:date="2021-12-11T11:12:33Z"/>
        </w:rPr>
      </w:pPr>
      <w:ins w:id="1760" w:author="Unknown Author" w:date="2021-12-11T11:12:33Z">
        <w:r>
          <w:rPr>
            <w:rFonts w:ascii="Times New Roman" w:hAnsi="Times New Roman"/>
          </w:rPr>
          <w:t xml:space="preserve">  </w:t>
        </w:r>
      </w:ins>
      <w:ins w:id="1761" w:author="Unknown Author" w:date="2021-12-11T11:12:33Z">
        <w:r>
          <w:rPr>
            <w:rFonts w:ascii="Times New Roman" w:hAnsi="Times New Roman"/>
          </w:rPr>
          <w:tab/>
          <w:t xml:space="preserve">• Google Meet premium video conferencing free for everyone, everywhere, 2020 </w:t>
        </w:r>
      </w:ins>
    </w:p>
    <w:p>
      <w:pPr>
        <w:pStyle w:val="Normal"/>
        <w:bidi w:val="0"/>
        <w:spacing w:lineRule="auto" w:line="480" w:before="0" w:after="159"/>
        <w:jc w:val="left"/>
        <w:rPr>
          <w:rFonts w:ascii="Times New Roman" w:hAnsi="Times New Roman"/>
          <w:ins w:id="1764" w:author="Unknown Author" w:date="2021-12-11T11:12:33Z"/>
        </w:rPr>
      </w:pPr>
      <w:hyperlink r:id="rId59">
        <w:ins w:id="1763" w:author="Unknown Author" w:date="2021-12-11T11:12:33Z">
          <w:r>
            <w:rPr>
              <w:rStyle w:val="InternetLink"/>
              <w:rFonts w:ascii="Times New Roman" w:hAnsi="Times New Roman"/>
            </w:rPr>
            <w:t>https://manilastandard.net/tech/tech-news/322704/google-meet-premium-video-conferencing-free-for-everyone-everywhere.html</w:t>
          </w:r>
        </w:ins>
      </w:hyperlink>
    </w:p>
    <w:p>
      <w:pPr>
        <w:pStyle w:val="Normal"/>
        <w:bidi w:val="0"/>
        <w:spacing w:lineRule="auto" w:line="480" w:before="0" w:after="159"/>
        <w:jc w:val="left"/>
        <w:rPr>
          <w:rFonts w:ascii="Times New Roman" w:hAnsi="Times New Roman"/>
          <w:ins w:id="1767" w:author="Unknown Author" w:date="2021-12-11T11:12:33Z"/>
        </w:rPr>
      </w:pPr>
      <w:ins w:id="1765" w:author="Unknown Author" w:date="2021-12-11T11:12:33Z">
        <w:r>
          <w:rPr>
            <w:rFonts w:ascii="Times New Roman" w:hAnsi="Times New Roman"/>
          </w:rPr>
          <w:t xml:space="preserve"> </w:t>
        </w:r>
      </w:ins>
      <w:ins w:id="1766" w:author="Unknown Author" w:date="2021-12-11T11:12:33Z">
        <w:r>
          <w:rPr>
            <w:rFonts w:ascii="Times New Roman" w:hAnsi="Times New Roman"/>
          </w:rPr>
          <w:tab/>
          <w:t xml:space="preserve">• Google Meet Review, 2021 </w:t>
        </w:r>
      </w:ins>
    </w:p>
    <w:p>
      <w:pPr>
        <w:pStyle w:val="Normal"/>
        <w:bidi w:val="0"/>
        <w:spacing w:lineRule="auto" w:line="480" w:before="0" w:after="159"/>
        <w:jc w:val="left"/>
        <w:rPr>
          <w:rFonts w:ascii="Times New Roman" w:hAnsi="Times New Roman"/>
          <w:ins w:id="1769" w:author="Unknown Author" w:date="2021-12-11T11:12:33Z"/>
        </w:rPr>
      </w:pPr>
      <w:hyperlink r:id="rId60">
        <w:ins w:id="1768" w:author="Unknown Author" w:date="2021-12-11T11:12:33Z">
          <w:r>
            <w:rPr>
              <w:rStyle w:val="InternetLink"/>
              <w:rFonts w:ascii="Times New Roman" w:hAnsi="Times New Roman"/>
            </w:rPr>
            <w:t>https://www.pcmag.com/reviews/google-meet</w:t>
          </w:r>
        </w:ins>
      </w:hyperlink>
    </w:p>
    <w:p>
      <w:pPr>
        <w:pStyle w:val="Normal"/>
        <w:bidi w:val="0"/>
        <w:spacing w:lineRule="auto" w:line="480" w:before="0" w:after="159"/>
        <w:jc w:val="left"/>
        <w:rPr>
          <w:rFonts w:ascii="Times New Roman" w:hAnsi="Times New Roman"/>
          <w:ins w:id="1772" w:author="Unknown Author" w:date="2021-12-11T11:12:33Z"/>
        </w:rPr>
      </w:pPr>
      <w:ins w:id="1770" w:author="Unknown Author" w:date="2021-12-11T11:12:33Z">
        <w:r>
          <w:rPr>
            <w:rFonts w:ascii="Times New Roman" w:hAnsi="Times New Roman"/>
          </w:rPr>
          <w:t xml:space="preserve">   </w:t>
        </w:r>
      </w:ins>
      <w:ins w:id="1771" w:author="Unknown Author" w:date="2021-12-11T11:12:33Z">
        <w:r>
          <w:rPr>
            <w:rFonts w:ascii="Times New Roman" w:hAnsi="Times New Roman"/>
          </w:rPr>
          <w:tab/>
          <w:t>• How to Turn Your Raspberry Pi into a Video Conferencing Station, 2020</w:t>
        </w:r>
      </w:ins>
    </w:p>
    <w:p>
      <w:pPr>
        <w:pStyle w:val="Normal"/>
        <w:bidi w:val="0"/>
        <w:spacing w:lineRule="auto" w:line="480" w:before="0" w:after="159"/>
        <w:jc w:val="left"/>
        <w:rPr>
          <w:rFonts w:ascii="Times New Roman" w:hAnsi="Times New Roman"/>
          <w:ins w:id="1774" w:author="Unknown Author" w:date="2021-12-11T11:12:33Z"/>
        </w:rPr>
      </w:pPr>
      <w:hyperlink r:id="rId61">
        <w:ins w:id="1773" w:author="Unknown Author" w:date="2021-12-11T11:12:33Z">
          <w:r>
            <w:rPr>
              <w:rStyle w:val="InternetLink"/>
              <w:rFonts w:ascii="Times New Roman" w:hAnsi="Times New Roman"/>
            </w:rPr>
            <w:t>https://www.maketecheasier.com/turn-raspberry-pi-video-conferencing-station/</w:t>
          </w:r>
        </w:ins>
      </w:hyperlink>
    </w:p>
    <w:p>
      <w:pPr>
        <w:pStyle w:val="Normal"/>
        <w:bidi w:val="0"/>
        <w:spacing w:lineRule="auto" w:line="480" w:before="0" w:after="159"/>
        <w:jc w:val="left"/>
        <w:rPr>
          <w:rFonts w:ascii="Times New Roman" w:hAnsi="Times New Roman"/>
          <w:ins w:id="1776" w:author="Unknown Author" w:date="2021-12-11T11:12:33Z"/>
        </w:rPr>
      </w:pPr>
      <w:ins w:id="1775" w:author="Unknown Author" w:date="2021-12-11T11:12:33Z">
        <w:r>
          <w:rPr>
            <w:rFonts w:ascii="Times New Roman" w:hAnsi="Times New Roman"/>
          </w:rPr>
          <w:tab/>
          <w:t xml:space="preserve">• Singapore teachers drop Zoom after online class gatecrashed, 2020 </w:t>
        </w:r>
      </w:ins>
    </w:p>
    <w:p>
      <w:pPr>
        <w:pStyle w:val="Normal"/>
        <w:bidi w:val="0"/>
        <w:spacing w:lineRule="auto" w:line="480" w:before="0" w:after="159"/>
        <w:jc w:val="left"/>
        <w:rPr>
          <w:rFonts w:ascii="Times New Roman" w:hAnsi="Times New Roman"/>
          <w:ins w:id="1779" w:author="Unknown Author" w:date="2021-12-11T11:12:33Z"/>
        </w:rPr>
      </w:pPr>
      <w:hyperlink r:id="rId62">
        <w:ins w:id="1777" w:author="Unknown Author" w:date="2021-12-11T11:12:33Z">
          <w:r>
            <w:rPr>
              <w:rStyle w:val="InternetLink"/>
              <w:rFonts w:ascii="Times New Roman" w:hAnsi="Times New Roman"/>
            </w:rPr>
            <w:t>https://ph.news.yahoo.com/singapore-teachers-drop-zoom-online-class-gatecrashed-081050263.html</w:t>
          </w:r>
        </w:ins>
      </w:hyperlink>
      <w:ins w:id="1778" w:author="Unknown Author" w:date="2021-12-11T11:12:33Z">
        <w:r>
          <w:rPr>
            <w:rFonts w:ascii="Times New Roman" w:hAnsi="Times New Roman"/>
          </w:rPr>
          <w:t>?</w:t>
        </w:r>
      </w:ins>
    </w:p>
    <w:p>
      <w:pPr>
        <w:pStyle w:val="TextBody"/>
        <w:bidi w:val="0"/>
        <w:spacing w:lineRule="auto" w:line="480" w:before="0" w:after="159"/>
        <w:jc w:val="left"/>
        <w:rPr>
          <w:b/>
          <w:b/>
          <w:bCs/>
          <w:ins w:id="1781" w:author="Unknown Author" w:date="2021-12-11T11:12:33Z"/>
        </w:rPr>
      </w:pPr>
      <w:ins w:id="1780" w:author="Unknown Author" w:date="2021-12-11T11:12:33Z">
        <w:r>
          <w:rPr>
            <w:rFonts w:ascii="Times New Roman" w:hAnsi="Times New Roman"/>
            <w:b/>
            <w:bCs/>
          </w:rPr>
          <w:t>Electronic</w:t>
        </w:r>
      </w:ins>
    </w:p>
    <w:p>
      <w:pPr>
        <w:pStyle w:val="TextBody"/>
        <w:bidi w:val="0"/>
        <w:spacing w:lineRule="auto" w:line="480" w:before="0" w:after="159"/>
        <w:jc w:val="left"/>
        <w:rPr>
          <w:b/>
          <w:b/>
          <w:bCs/>
          <w:ins w:id="1783" w:author="Unknown Author" w:date="2021-12-11T11:12:33Z"/>
        </w:rPr>
      </w:pPr>
      <w:ins w:id="1782" w:author="Unknown Author" w:date="2021-12-11T11:12:33Z">
        <w:r>
          <w:rPr>
            <w:rFonts w:ascii="Times New Roman" w:hAnsi="Times New Roman"/>
          </w:rPr>
          <w:tab/>
          <w:t>• 20 Astonishing Video Conferencing Statistics for 2021, 2021</w:t>
        </w:r>
      </w:ins>
    </w:p>
    <w:p>
      <w:pPr>
        <w:pStyle w:val="TextBody"/>
        <w:bidi w:val="0"/>
        <w:spacing w:lineRule="auto" w:line="480" w:before="0" w:after="159"/>
        <w:jc w:val="left"/>
        <w:rPr>
          <w:b/>
          <w:b/>
          <w:bCs/>
          <w:ins w:id="1785" w:author="Unknown Author" w:date="2021-12-11T11:12:33Z"/>
        </w:rPr>
      </w:pPr>
      <w:hyperlink r:id="rId63">
        <w:ins w:id="1784" w:author="Unknown Author" w:date="2021-12-11T11:12:33Z">
          <w:r>
            <w:rPr>
              <w:rStyle w:val="InternetLink"/>
              <w:rFonts w:ascii="Times New Roman" w:hAnsi="Times New Roman"/>
            </w:rPr>
            <w:t>https://digitalintheround.com/video-conferencing-statistics/</w:t>
          </w:r>
        </w:ins>
      </w:hyperlink>
    </w:p>
    <w:p>
      <w:pPr>
        <w:pStyle w:val="TextBody"/>
        <w:bidi w:val="0"/>
        <w:spacing w:lineRule="auto" w:line="480" w:before="0" w:after="159"/>
        <w:jc w:val="left"/>
        <w:rPr>
          <w:b/>
          <w:b/>
          <w:bCs/>
          <w:ins w:id="1787" w:author="Unknown Author" w:date="2021-12-11T11:12:33Z"/>
        </w:rPr>
      </w:pPr>
      <w:ins w:id="1786" w:author="Unknown Author" w:date="2021-12-11T11:12:33Z">
        <w:r>
          <w:rPr>
            <w:rFonts w:ascii="Times New Roman" w:hAnsi="Times New Roman"/>
          </w:rPr>
          <w:tab/>
          <w:t xml:space="preserve">• Academic freeze – the best option, 2021 </w:t>
        </w:r>
      </w:ins>
    </w:p>
    <w:p>
      <w:pPr>
        <w:pStyle w:val="TextBody"/>
        <w:bidi w:val="0"/>
        <w:spacing w:lineRule="auto" w:line="480" w:before="0" w:after="159"/>
        <w:jc w:val="left"/>
        <w:rPr>
          <w:b/>
          <w:b/>
          <w:bCs/>
          <w:ins w:id="1789" w:author="Unknown Author" w:date="2021-12-11T11:12:33Z"/>
        </w:rPr>
      </w:pPr>
      <w:hyperlink r:id="rId64">
        <w:ins w:id="1788" w:author="Unknown Author" w:date="2021-12-11T11:12:33Z">
          <w:r>
            <w:rPr>
              <w:rStyle w:val="InternetLink"/>
              <w:rFonts w:ascii="Times New Roman" w:hAnsi="Times New Roman"/>
            </w:rPr>
            <w:t>https://www.manilatimes.net/2021/03/11/campus-press/academic-freeze-the-best-option/849679</w:t>
          </w:r>
        </w:ins>
      </w:hyperlink>
    </w:p>
    <w:p>
      <w:pPr>
        <w:pStyle w:val="TextBody"/>
        <w:bidi w:val="0"/>
        <w:spacing w:lineRule="auto" w:line="480" w:before="0" w:after="159"/>
        <w:jc w:val="left"/>
        <w:rPr>
          <w:b/>
          <w:b/>
          <w:bCs/>
          <w:ins w:id="1791" w:author="Unknown Author" w:date="2021-12-11T11:12:33Z"/>
        </w:rPr>
      </w:pPr>
      <w:ins w:id="1790"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793" w:author="Unknown Author" w:date="2021-12-11T11:12:33Z"/>
        </w:rPr>
      </w:pPr>
      <w:hyperlink r:id="rId65">
        <w:ins w:id="1792"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795" w:author="Unknown Author" w:date="2021-12-11T11:12:33Z"/>
        </w:rPr>
      </w:pPr>
      <w:ins w:id="1794"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797" w:author="Unknown Author" w:date="2021-12-11T11:12:33Z"/>
        </w:rPr>
      </w:pPr>
      <w:hyperlink r:id="rId66">
        <w:ins w:id="1796"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800" w:author="Unknown Author" w:date="2021-12-11T11:12:33Z"/>
        </w:rPr>
      </w:pPr>
      <w:ins w:id="1798" w:author="Unknown Author" w:date="2021-12-11T11:12:33Z">
        <w:r>
          <w:rPr>
            <w:rFonts w:ascii="Times New Roman" w:hAnsi="Times New Roman"/>
          </w:rPr>
          <w:t xml:space="preserve"> </w:t>
        </w:r>
      </w:ins>
      <w:ins w:id="1799" w:author="Unknown Author" w:date="2021-12-11T11:12:33Z">
        <w:r>
          <w:rPr>
            <w:rFonts w:ascii="Times New Roman" w:hAnsi="Times New Roman"/>
          </w:rPr>
          <w:tab/>
          <w:t xml:space="preserve">• Better hardware for better devs, 2015 </w:t>
        </w:r>
      </w:ins>
    </w:p>
    <w:p>
      <w:pPr>
        <w:pStyle w:val="TextBody"/>
        <w:bidi w:val="0"/>
        <w:spacing w:lineRule="auto" w:line="480" w:before="0" w:after="159"/>
        <w:jc w:val="left"/>
        <w:rPr>
          <w:b/>
          <w:b/>
          <w:bCs/>
          <w:ins w:id="1802" w:author="Unknown Author" w:date="2021-12-11T11:12:33Z"/>
        </w:rPr>
      </w:pPr>
      <w:hyperlink r:id="rId67">
        <w:ins w:id="1801" w:author="Unknown Author" w:date="2021-12-11T11:12:33Z">
          <w:r>
            <w:rPr>
              <w:rStyle w:val="InternetLink"/>
              <w:rFonts w:ascii="Times New Roman" w:hAnsi="Times New Roman"/>
            </w:rPr>
            <w:t>https://medium.com/google-developers/better-hardware-for-better-devs-aadb68b8a3b2</w:t>
          </w:r>
        </w:ins>
      </w:hyperlink>
    </w:p>
    <w:p>
      <w:pPr>
        <w:pStyle w:val="TextBody"/>
        <w:bidi w:val="0"/>
        <w:spacing w:lineRule="auto" w:line="480" w:before="0" w:after="159"/>
        <w:jc w:val="left"/>
        <w:rPr>
          <w:b/>
          <w:b/>
          <w:bCs/>
          <w:ins w:id="1805" w:author="Unknown Author" w:date="2021-12-11T11:12:33Z"/>
        </w:rPr>
      </w:pPr>
      <w:ins w:id="1803" w:author="Unknown Author" w:date="2021-12-11T11:12:33Z">
        <w:r>
          <w:rPr>
            <w:rFonts w:ascii="Times New Roman" w:hAnsi="Times New Roman"/>
          </w:rPr>
          <w:t xml:space="preserve">    </w:t>
        </w:r>
      </w:ins>
      <w:ins w:id="1804" w:author="Unknown Author" w:date="2021-12-11T11:12:33Z">
        <w:r>
          <w:rPr>
            <w:rFonts w:ascii="Times New Roman" w:hAnsi="Times New Roman"/>
          </w:rPr>
          <w:tab/>
          <w:t xml:space="preserve">• Building a more accurate time service at Facebook scale, 2020 </w:t>
        </w:r>
      </w:ins>
    </w:p>
    <w:p>
      <w:pPr>
        <w:pStyle w:val="TextBody"/>
        <w:bidi w:val="0"/>
        <w:spacing w:lineRule="auto" w:line="480" w:before="0" w:after="159"/>
        <w:jc w:val="left"/>
        <w:rPr>
          <w:b/>
          <w:b/>
          <w:bCs/>
          <w:ins w:id="1807" w:author="Unknown Author" w:date="2021-12-11T11:12:33Z"/>
        </w:rPr>
      </w:pPr>
      <w:hyperlink r:id="rId68">
        <w:ins w:id="1806" w:author="Unknown Author" w:date="2021-12-11T11:12:33Z">
          <w:r>
            <w:rPr>
              <w:rStyle w:val="InternetLink"/>
              <w:rFonts w:ascii="Times New Roman" w:hAnsi="Times New Roman"/>
            </w:rPr>
            <w:t>https://engineering.fb.com/2020/03/18/production-engineering/ntp-service</w:t>
          </w:r>
        </w:ins>
      </w:hyperlink>
    </w:p>
    <w:p>
      <w:pPr>
        <w:pStyle w:val="TextBody"/>
        <w:bidi w:val="0"/>
        <w:spacing w:lineRule="auto" w:line="480" w:before="0" w:after="159"/>
        <w:jc w:val="left"/>
        <w:rPr>
          <w:b/>
          <w:b/>
          <w:bCs/>
          <w:ins w:id="1810" w:author="Unknown Author" w:date="2021-12-11T11:12:33Z"/>
        </w:rPr>
      </w:pPr>
      <w:ins w:id="1808" w:author="Unknown Author" w:date="2021-12-11T11:12:33Z">
        <w:r>
          <w:rPr>
            <w:rFonts w:ascii="Times New Roman" w:hAnsi="Times New Roman"/>
          </w:rPr>
          <w:t xml:space="preserve">    </w:t>
        </w:r>
      </w:ins>
      <w:ins w:id="1809" w:author="Unknown Author" w:date="2021-12-11T11:12:33Z">
        <w:r>
          <w:rPr>
            <w:rFonts w:ascii="Times New Roman" w:hAnsi="Times New Roman"/>
          </w:rPr>
          <w:tab/>
          <w:t xml:space="preserve">• Globe Removes Consumer 3G SIMs Across Distribution Chains, 2020 </w:t>
        </w:r>
      </w:ins>
    </w:p>
    <w:p>
      <w:pPr>
        <w:pStyle w:val="TextBody"/>
        <w:bidi w:val="0"/>
        <w:spacing w:lineRule="auto" w:line="480" w:before="0" w:after="159"/>
        <w:jc w:val="left"/>
        <w:rPr>
          <w:b/>
          <w:b/>
          <w:bCs/>
          <w:ins w:id="1812" w:author="Unknown Author" w:date="2021-12-11T11:12:33Z"/>
        </w:rPr>
      </w:pPr>
      <w:hyperlink r:id="rId69">
        <w:ins w:id="1811" w:author="Unknown Author" w:date="2021-12-11T11:12:33Z">
          <w:r>
            <w:rPr>
              <w:rStyle w:val="InternetLink"/>
              <w:rFonts w:ascii="Times New Roman" w:hAnsi="Times New Roman"/>
            </w:rPr>
            <w:t>https://www.globe.com.ph/about-us/newsroom/corporate/3g-sims-removal-distribution-chains.html</w:t>
          </w:r>
        </w:ins>
      </w:hyperlink>
    </w:p>
    <w:p>
      <w:pPr>
        <w:pStyle w:val="TextBody"/>
        <w:bidi w:val="0"/>
        <w:spacing w:lineRule="auto" w:line="480" w:before="0" w:after="159"/>
        <w:jc w:val="left"/>
        <w:rPr>
          <w:b/>
          <w:b/>
          <w:bCs/>
          <w:ins w:id="1815" w:author="Unknown Author" w:date="2021-12-11T11:12:33Z"/>
        </w:rPr>
      </w:pPr>
      <w:ins w:id="1813" w:author="Unknown Author" w:date="2021-12-11T11:12:33Z">
        <w:r>
          <w:rPr>
            <w:rFonts w:ascii="Times New Roman" w:hAnsi="Times New Roman"/>
          </w:rPr>
          <w:t xml:space="preserve">   </w:t>
        </w:r>
      </w:ins>
      <w:ins w:id="1814" w:author="Unknown Author" w:date="2021-12-11T11:12:33Z">
        <w:r>
          <w:rPr>
            <w:rFonts w:ascii="Times New Roman" w:hAnsi="Times New Roman"/>
          </w:rPr>
          <w:tab/>
          <w:t xml:space="preserve">• Google Meet hardware requirements, 2021 </w:t>
        </w:r>
      </w:ins>
    </w:p>
    <w:p>
      <w:pPr>
        <w:pStyle w:val="TextBody"/>
        <w:bidi w:val="0"/>
        <w:spacing w:lineRule="auto" w:line="480" w:before="0" w:after="159"/>
        <w:jc w:val="left"/>
        <w:rPr>
          <w:b/>
          <w:b/>
          <w:bCs/>
          <w:ins w:id="1817" w:author="Unknown Author" w:date="2021-12-11T11:12:33Z"/>
        </w:rPr>
      </w:pPr>
      <w:hyperlink r:id="rId70">
        <w:ins w:id="1816" w:author="Unknown Author" w:date="2021-12-11T11:12:33Z">
          <w:r>
            <w:rPr>
              <w:rStyle w:val="InternetLink"/>
              <w:rFonts w:ascii="Times New Roman" w:hAnsi="Times New Roman"/>
            </w:rPr>
            <w:t>https://support.google.com/meet/answer/7317473?hl=en</w:t>
          </w:r>
        </w:ins>
      </w:hyperlink>
    </w:p>
    <w:p>
      <w:pPr>
        <w:pStyle w:val="TextBody"/>
        <w:bidi w:val="0"/>
        <w:spacing w:lineRule="auto" w:line="480" w:before="0" w:after="159"/>
        <w:jc w:val="left"/>
        <w:rPr>
          <w:b/>
          <w:b/>
          <w:bCs/>
          <w:ins w:id="1820" w:author="Unknown Author" w:date="2021-12-11T11:12:33Z"/>
        </w:rPr>
      </w:pPr>
      <w:ins w:id="1818" w:author="Unknown Author" w:date="2021-12-11T11:12:33Z">
        <w:r>
          <w:rPr>
            <w:rFonts w:ascii="Times New Roman" w:hAnsi="Times New Roman"/>
          </w:rPr>
          <w:t xml:space="preserve">    </w:t>
        </w:r>
      </w:ins>
      <w:ins w:id="1819"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822" w:author="Unknown Author" w:date="2021-12-11T11:12:33Z"/>
        </w:rPr>
      </w:pPr>
      <w:hyperlink r:id="rId71">
        <w:ins w:id="1821"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825" w:author="Unknown Author" w:date="2021-12-11T11:12:33Z"/>
        </w:rPr>
      </w:pPr>
      <w:ins w:id="1823" w:author="Unknown Author" w:date="2021-12-11T11:12:33Z">
        <w:r>
          <w:rPr>
            <w:rFonts w:ascii="Times New Roman" w:hAnsi="Times New Roman"/>
          </w:rPr>
          <w:t xml:space="preserve"> </w:t>
        </w:r>
      </w:ins>
      <w:ins w:id="1824" w:author="Unknown Author" w:date="2021-12-11T11:12:33Z">
        <w:r>
          <w:rPr>
            <w:rFonts w:ascii="Times New Roman" w:hAnsi="Times New Roman"/>
          </w:rPr>
          <w:tab/>
          <w:t>• Number of subscribers of Globe Telecom in the Philippines in 2020, by segment , 2020</w:t>
        </w:r>
      </w:ins>
    </w:p>
    <w:p>
      <w:pPr>
        <w:pStyle w:val="TextBody"/>
        <w:bidi w:val="0"/>
        <w:spacing w:lineRule="auto" w:line="480" w:before="0" w:after="159"/>
        <w:jc w:val="left"/>
        <w:rPr>
          <w:b/>
          <w:b/>
          <w:bCs/>
          <w:ins w:id="1827" w:author="Unknown Author" w:date="2021-12-11T11:12:33Z"/>
        </w:rPr>
      </w:pPr>
      <w:hyperlink r:id="rId72">
        <w:ins w:id="1826" w:author="Unknown Author" w:date="2021-12-11T11:12:33Z">
          <w:r>
            <w:rPr>
              <w:rStyle w:val="InternetLink"/>
              <w:rFonts w:ascii="Times New Roman" w:hAnsi="Times New Roman"/>
            </w:rPr>
            <w:t>https://www.statista.com/statistics/1261399/philippines-subscribers-globe-telecom-by-segment/</w:t>
          </w:r>
        </w:ins>
      </w:hyperlink>
    </w:p>
    <w:p>
      <w:pPr>
        <w:pStyle w:val="TextBody"/>
        <w:bidi w:val="0"/>
        <w:spacing w:lineRule="auto" w:line="480" w:before="0" w:after="159"/>
        <w:jc w:val="left"/>
        <w:rPr>
          <w:b/>
          <w:b/>
          <w:bCs/>
          <w:ins w:id="1830" w:author="Unknown Author" w:date="2021-12-11T11:12:33Z"/>
        </w:rPr>
      </w:pPr>
      <w:ins w:id="1828" w:author="Unknown Author" w:date="2021-12-11T11:12:33Z">
        <w:r>
          <w:rPr>
            <w:rFonts w:ascii="Times New Roman" w:hAnsi="Times New Roman"/>
          </w:rPr>
          <w:t xml:space="preserve">    </w:t>
        </w:r>
      </w:ins>
      <w:ins w:id="1829"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832" w:author="Unknown Author" w:date="2021-12-11T11:12:33Z"/>
        </w:rPr>
      </w:pPr>
      <w:hyperlink r:id="rId73">
        <w:ins w:id="1831"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835" w:author="Unknown Author" w:date="2021-12-11T11:12:33Z"/>
        </w:rPr>
      </w:pPr>
      <w:ins w:id="1833" w:author="Unknown Author" w:date="2021-12-11T11:12:33Z">
        <w:r>
          <w:rPr>
            <w:rFonts w:ascii="Times New Roman" w:hAnsi="Times New Roman"/>
          </w:rPr>
          <w:t xml:space="preserve">    </w:t>
        </w:r>
      </w:ins>
      <w:ins w:id="1834" w:author="Unknown Author" w:date="2021-12-11T11:12:33Z">
        <w:r>
          <w:rPr>
            <w:rFonts w:ascii="Times New Roman" w:hAnsi="Times New Roman"/>
          </w:rPr>
          <w:tab/>
          <w:t xml:space="preserve">• Schools with Online Courses in the Philippines, 2018 </w:t>
        </w:r>
      </w:ins>
    </w:p>
    <w:p>
      <w:pPr>
        <w:pStyle w:val="TextBody"/>
        <w:bidi w:val="0"/>
        <w:spacing w:lineRule="auto" w:line="480" w:before="0" w:after="159"/>
        <w:jc w:val="left"/>
        <w:rPr>
          <w:b/>
          <w:b/>
          <w:bCs/>
          <w:ins w:id="1837" w:author="Unknown Author" w:date="2021-12-11T11:12:33Z"/>
        </w:rPr>
      </w:pPr>
      <w:hyperlink r:id="rId74">
        <w:ins w:id="1836" w:author="Unknown Author" w:date="2021-12-11T11:12:33Z">
          <w:r>
            <w:rPr>
              <w:rStyle w:val="InternetLink"/>
              <w:rFonts w:ascii="Times New Roman" w:hAnsi="Times New Roman"/>
            </w:rPr>
            <w:t>https://www.edukasyon.ph/blog/schools-offering-online-courses-in-the-philippines</w:t>
          </w:r>
        </w:ins>
      </w:hyperlink>
    </w:p>
    <w:p>
      <w:pPr>
        <w:pStyle w:val="TextBody"/>
        <w:bidi w:val="0"/>
        <w:spacing w:lineRule="auto" w:line="480" w:before="0" w:after="159"/>
        <w:jc w:val="left"/>
        <w:rPr>
          <w:b w:val="false"/>
          <w:b w:val="false"/>
          <w:bCs w:val="false"/>
          <w:ins w:id="1839" w:author="Unknown Author" w:date="2021-12-11T11:12:33Z"/>
        </w:rPr>
      </w:pPr>
      <w:ins w:id="1838"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t>Research Dataset and Repository</w:t>
      </w:r>
    </w:p>
    <w:p>
      <w:pPr>
        <w:pStyle w:val="TextBody"/>
        <w:bidi w:val="0"/>
        <w:spacing w:lineRule="auto" w:line="480" w:before="0" w:after="159"/>
        <w:jc w:val="left"/>
        <w:rPr>
          <w:rFonts w:ascii="Times New Roman" w:hAnsi="Times New Roman"/>
          <w:b/>
          <w:b/>
          <w:bCs/>
        </w:rPr>
      </w:pPr>
      <w:r>
        <w:rPr>
          <w:rStyle w:val="InternetLink"/>
          <w:rFonts w:ascii="Times New Roman" w:hAnsi="Times New Roman"/>
          <w:b w:val="false"/>
          <w:bCs w:val="false"/>
        </w:rPr>
        <w:t>https://github.com/elsaversailles/Practical-Research-2</w:t>
      </w:r>
    </w:p>
    <w:p>
      <w:pPr>
        <w:pStyle w:val="TextBody"/>
        <w:bidi w:val="0"/>
        <w:spacing w:lineRule="auto" w:line="480" w:before="0" w:after="159"/>
        <w:jc w:val="left"/>
        <w:rPr>
          <w:rFonts w:ascii="Times New Roman" w:hAnsi="Times New Roman"/>
          <w:ins w:id="1841" w:author="Unknown Author" w:date="2021-12-11T11:12:33Z"/>
          <w:b w:val="false"/>
          <w:b w:val="false"/>
          <w:bCs w:val="false"/>
        </w:rPr>
      </w:pPr>
      <w:ins w:id="1840" w:author="Unknown Author" w:date="2021-12-11T11:12:33Z">
        <w:r>
          <w:rPr>
            <w:rFonts w:ascii="Times New Roman" w:hAnsi="Times New Roman"/>
            <w:b w:val="false"/>
            <w:bCs w:val="false"/>
          </w:rPr>
        </w:r>
      </w:ins>
    </w:p>
    <w:p>
      <w:pPr>
        <w:pStyle w:val="TextBody"/>
        <w:bidi w:val="0"/>
        <w:spacing w:lineRule="auto" w:line="480" w:before="0" w:after="159"/>
        <w:jc w:val="left"/>
        <w:rPr>
          <w:b w:val="false"/>
          <w:b w:val="false"/>
          <w:bCs w:val="false"/>
          <w:ins w:id="1843" w:author="Unknown Author" w:date="2021-12-11T11:12:33Z"/>
        </w:rPr>
      </w:pPr>
      <w:ins w:id="1842"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45" w:author="Unknown Author" w:date="2021-12-11T11:12:33Z"/>
        </w:rPr>
      </w:pPr>
      <w:ins w:id="1844"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47" w:author="Unknown Author" w:date="2021-12-11T11:12:33Z"/>
        </w:rPr>
      </w:pPr>
      <w:ins w:id="1846"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49" w:author="Unknown Author" w:date="2021-12-11T11:12:33Z"/>
        </w:rPr>
      </w:pPr>
      <w:ins w:id="1848"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51" w:author="Unknown Author" w:date="2021-12-11T11:12:33Z"/>
        </w:rPr>
      </w:pPr>
      <w:ins w:id="1850"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4" w:author="Unknown Author" w:date="2021-12-18T10:05:56Z"/>
        </w:rPr>
      </w:pPr>
      <w:del w:id="1852" w:author="Unknown Author" w:date="2021-12-18T10:05:56Z">
        <w:r>
          <w:rPr>
            <w:rFonts w:eastAsia="Noto Serif CJK SC" w:cs="Lohit Devanagari" w:ascii="Times New Roman" w:hAnsi="Times New Roman"/>
            <w:b/>
            <w:bCs/>
            <w:color w:val="000000"/>
            <w:kern w:val="2"/>
            <w:sz w:val="24"/>
            <w:szCs w:val="24"/>
            <w:u w:val="none"/>
            <w:lang w:val="en-GB" w:eastAsia="zh-CN" w:bidi="hi-IN"/>
          </w:rPr>
          <w:delText xml:space="preserve">Statistical Model </w:delText>
        </w:r>
      </w:del>
      <w:del w:id="1853" w:author="Unknown Author" w:date="2021-12-18T10:05:56Z">
        <w:r>
          <w:rPr>
            <w:rFonts w:eastAsia="Noto Serif CJK SC" w:cs="Lohit Devanagari" w:ascii="Times New Roman" w:hAnsi="Times New Roman"/>
            <w:b w:val="false"/>
            <w:bCs w:val="false"/>
            <w:color w:val="000000"/>
            <w:kern w:val="2"/>
            <w:sz w:val="24"/>
            <w:szCs w:val="24"/>
            <w:u w:val="none"/>
            <w:lang w:val="en-GB" w:eastAsia="zh-CN" w:bidi="hi-IN"/>
          </w:rPr>
          <w:delText>(based on R language/ R studio build 372)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6" w:author="Unknown Author" w:date="2021-12-18T10:05:56Z"/>
        </w:rPr>
      </w:pPr>
      <w:del w:id="185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install.packages("tidyverse") #Install this packages first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8" w:author="Unknown Author" w:date="2021-12-18T10:05:56Z"/>
        </w:rPr>
      </w:pPr>
      <w:del w:id="185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0" w:author="Unknown Author" w:date="2021-12-18T10:05:56Z"/>
        </w:rPr>
      </w:pPr>
      <w:del w:id="185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2" w:author="Unknown Author" w:date="2021-12-18T10:05:56Z"/>
        </w:rPr>
      </w:pPr>
      <w:del w:id="186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library("ggplot2")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4" w:author="Unknown Author" w:date="2021-12-18T10:05:56Z"/>
        </w:rPr>
      </w:pPr>
      <w:del w:id="186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6" w:author="Unknown Author" w:date="2021-12-18T10:05:56Z"/>
        </w:rPr>
      </w:pPr>
      <w:del w:id="186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library("tidyverse")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8" w:author="Unknown Author" w:date="2021-12-18T10:05:56Z"/>
        </w:rPr>
      </w:pPr>
      <w:del w:id="186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cor.test(tgroup2.fps$latency, tgroup2.fps$fps.drop, method = "pear")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0" w:author="Unknown Author" w:date="2021-12-18T10:05:56Z"/>
        </w:rPr>
      </w:pPr>
      <w:del w:id="186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ggscatter(tgroup4.fps, x = "latency", y = "fps.drop",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3" w:author="Unknown Author" w:date="2021-12-18T10:05:56Z"/>
        </w:rPr>
      </w:pPr>
      <w:del w:id="187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7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add = "reg.line", conf.int = TRUE,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6" w:author="Unknown Author" w:date="2021-12-18T10:05:56Z"/>
        </w:rPr>
      </w:pPr>
      <w:del w:id="187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7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cor.coef = TRUE, cor.method = "pearson",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9" w:author="Unknown Author" w:date="2021-12-18T10:05:56Z"/>
        </w:rPr>
      </w:pPr>
      <w:del w:id="187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7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xlab = "Latency (ms)", ylab = "Video Cache Miss")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1" w:author="Unknown Author" w:date="2021-12-18T10:05:56Z"/>
        </w:rPr>
      </w:pPr>
      <w:del w:id="188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3" w:author="Unknown Author" w:date="2021-12-18T10:05:56Z"/>
        </w:rPr>
      </w:pPr>
      <w:del w:id="188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#visualizing the independent variables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5" w:author="Unknown Author" w:date="2021-12-18T10:05:56Z"/>
        </w:rPr>
      </w:pPr>
      <w:del w:id="188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&lt;- lat2ping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7" w:author="Unknown Author" w:date="2021-12-18T10:05:56Z"/>
        </w:rPr>
      </w:pPr>
      <w:del w:id="188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lt2 %&gt;%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0" w:author="Unknown Author" w:date="2021-12-18T10:05:56Z"/>
        </w:rPr>
      </w:pPr>
      <w:del w:id="188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8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ggplot(aes(y=ping, x=time))+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3" w:author="Unknown Author" w:date="2021-12-18T10:05:56Z"/>
        </w:rPr>
      </w:pPr>
      <w:del w:id="189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9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ggtitle("Network Latency ")+ #formatting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6" w:author="Unknown Author" w:date="2021-12-18T10:05:56Z"/>
        </w:rPr>
      </w:pPr>
      <w:del w:id="189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9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labs(y = "Latency (ms)", x = "Time in seconds")+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9" w:author="Unknown Author" w:date="2021-12-18T10:05:56Z"/>
        </w:rPr>
      </w:pPr>
      <w:del w:id="189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9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theme(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2" w:author="Unknown Author" w:date="2021-12-18T10:05:56Z"/>
        </w:rPr>
      </w:pPr>
      <w:del w:id="190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0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axis.title.x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5" w:author="Unknown Author" w:date="2021-12-18T10:05:56Z"/>
        </w:rPr>
      </w:pPr>
      <w:del w:id="190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0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axis.title.y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8" w:author="Unknown Author" w:date="2021-12-18T10:05:56Z"/>
        </w:rPr>
      </w:pPr>
      <w:del w:id="190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0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#scale_y_continuous(trans='log2')+ #log function for better view</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1" w:author="Unknown Author" w:date="2021-12-18T10:05:56Z"/>
        </w:rPr>
      </w:pPr>
      <w:del w:id="190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1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geom_line(size = 0.2, color = "dark green")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3" w:author="Unknown Author" w:date="2021-12-18T10:05:56Z"/>
        </w:rPr>
      </w:pPr>
      <w:del w:id="19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latencytdt &lt;- c(44,31,15,2)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5" w:author="Unknown Author" w:date="2021-12-18T10:05:56Z"/>
        </w:rPr>
      </w:pPr>
      <w:del w:id="191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c("TGroup 1", "TGroup 2", "TGroup 3", "TGroup 4")</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7" w:author="Unknown Author" w:date="2021-12-18T10:05:56Z"/>
        </w:rPr>
      </w:pPr>
      <w:del w:id="19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barplot(latencytdt, names.arg=lab, xlab="Treatment Groups", ylab="FPS Drop",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9" w:author="Unknown Author" w:date="2021-12-18T10:05:56Z"/>
        </w:rPr>
      </w:pPr>
      <w:del w:id="19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1" w:author="Unknown Author" w:date="2021-12-18T10:05:56Z"/>
        </w:rPr>
      </w:pPr>
      <w:del w:id="192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sum(control.speed$upload)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3" w:author="Unknown Author" w:date="2021-12-18T10:05:56Z"/>
        </w:rPr>
      </w:pPr>
      <w:del w:id="192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sum(control.speed$download)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5" w:author="Unknown Author" w:date="2021-12-18T10:05:56Z"/>
        </w:rPr>
      </w:pPr>
      <w:del w:id="192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7" w:author="Unknown Author" w:date="2021-12-18T10:05:56Z"/>
        </w:rPr>
      </w:pPr>
      <w:del w:id="192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compACM &lt;- c(30,28,35,47,47,17,15,17,25,37,10,8,10,14,21,5,4,8,5,7)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9" w:author="Unknown Author" w:date="2021-12-18T10:05:56Z"/>
        </w:rPr>
      </w:pPr>
      <w:del w:id="192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&lt;-mean(compACM)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1" w:author="Unknown Author" w:date="2021-12-18T10:05:56Z"/>
        </w:rPr>
      </w:pPr>
      <w:del w:id="193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&lt;-c(17)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3" w:author="Unknown Author" w:date="2021-12-18T10:05:56Z"/>
        </w:rPr>
      </w:pPr>
      <w:del w:id="193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5" w:author="Unknown Author" w:date="2021-12-18T10:05:56Z"/>
        </w:rPr>
      </w:pPr>
      <w:del w:id="193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7" w:author="Unknown Author" w:date="2021-12-18T10:05:56Z"/>
        </w:rPr>
      </w:pPr>
      <w:del w:id="193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9" w:author="Unknown Author" w:date="2021-12-18T10:05:56Z"/>
        </w:rPr>
      </w:pPr>
      <w:del w:id="193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1" w:author="Unknown Author" w:date="2021-12-18T10:05:56Z"/>
        </w:rPr>
      </w:pPr>
      <w:del w:id="194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compspeed &lt;- c(353090,550148, 1336455, 2833350 )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3" w:author="Unknown Author" w:date="2021-12-18T10:05:56Z"/>
        </w:rPr>
      </w:pPr>
      <w:del w:id="194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&lt;-mean(compspeed)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5" w:author="Unknown Author" w:date="2021-12-18T10:05:56Z"/>
        </w:rPr>
      </w:pPr>
      <w:del w:id="194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&lt;-c(31517.631)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7" w:author="Unknown Author" w:date="2021-12-18T10:05:56Z"/>
        </w:rPr>
      </w:pPr>
      <w:del w:id="194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9" w:author="Unknown Author" w:date="2021-12-18T10:05:56Z"/>
        </w:rPr>
      </w:pPr>
      <w:del w:id="194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1" w:author="Unknown Author" w:date="2021-12-18T10:05:56Z"/>
        </w:rPr>
      </w:pPr>
      <w:del w:id="19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3" w:author="Unknown Author" w:date="2021-12-18T10:05:56Z"/>
        </w:rPr>
      </w:pPr>
      <w:del w:id="195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5" w:author="Unknown Author" w:date="2021-12-18T10:05:56Z"/>
        </w:rPr>
      </w:pPr>
      <w:del w:id="195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7" w:author="Unknown Author" w:date="2021-12-18T10:05:56Z"/>
        </w:rPr>
      </w:pPr>
      <w:del w:id="195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kb &lt;- c(31517.631, 1268261)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9" w:author="Unknown Author" w:date="2021-12-18T10:05:56Z"/>
        </w:rPr>
      </w:pPr>
      <w:del w:id="195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c("Control Group", "Treatments")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1" w:author="Unknown Author" w:date="2021-12-18T10:05:56Z"/>
        </w:rPr>
      </w:pPr>
      <w:del w:id="196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barplot(kb, names.arg=lab, xlab="Mean", ylab="Data Usage (KB)",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3" w:author="Unknown Author" w:date="2021-12-18T10:05:56Z"/>
        </w:rPr>
      </w:pPr>
      <w:del w:id="196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5" w:author="Unknown Author" w:date="2021-12-18T10:05:56Z"/>
        </w:rPr>
      </w:pPr>
      <w:del w:id="196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 &lt;- c(80,80,100,250,500) #pre determined values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7" w:author="Unknown Author" w:date="2021-12-18T10:05:56Z"/>
        </w:rPr>
      </w:pPr>
      <w:del w:id="196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9" w:author="Unknown Author" w:date="2021-12-18T10:05:56Z"/>
        </w:rPr>
      </w:pPr>
      <w:del w:id="196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1" w:author="Unknown Author" w:date="2021-12-18T10:05:56Z"/>
        </w:rPr>
      </w:pPr>
      <w:del w:id="197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 c(202) #ch4 part3; mean of trgroups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3" w:author="Unknown Author" w:date="2021-12-18T10:05:56Z"/>
        </w:rPr>
      </w:pPr>
      <w:del w:id="197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 c(60.8) #mean of latency by control group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5" w:author="Unknown Author" w:date="2021-12-18T10:05:56Z"/>
        </w:rPr>
      </w:pPr>
      <w:del w:id="197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x3 &lt;- x2 - x1 </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7" w:author="Unknown Author" w:date="2021-12-18T10:05:56Z"/>
        </w:rPr>
      </w:pPr>
      <w:del w:id="197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9" w:author="Unknown Author" w:date="2021-12-18T10:05:56Z"/>
        </w:rPr>
      </w:pPr>
      <w:del w:id="197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1" w:author="Unknown Author" w:date="2021-12-18T10:05:56Z"/>
        </w:rPr>
      </w:pPr>
      <w:del w:id="198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3" w:author="Unknown Author" w:date="2021-12-18T10:05:56Z"/>
        </w:rPr>
      </w:pPr>
      <w:del w:id="198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mean(ping.control$ping)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5" w:author="Unknown Author" w:date="2021-12-18T10:05:56Z"/>
        </w:rPr>
      </w:pPr>
      <w:del w:id="198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#comparing all treatment groups performance issue (latency, each number follows: 80,80,100,250,500ms)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7" w:author="Unknown Author" w:date="2021-12-18T10:05:56Z"/>
        </w:rPr>
      </w:pPr>
      <w:del w:id="198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tr1 &lt;- c(106,103,120,140,147)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9" w:author="Unknown Author" w:date="2021-12-18T10:05:56Z"/>
        </w:rPr>
      </w:pPr>
      <w:del w:id="198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tr2 &lt;- c(75,68,71,88,97)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1" w:author="Unknown Author" w:date="2021-12-18T10:05:56Z"/>
        </w:rPr>
      </w:pPr>
      <w:del w:id="199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tr3 &lt;- c(38,34,34,41,71)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3" w:author="Unknown Author" w:date="2021-12-18T10:05:56Z"/>
        </w:rPr>
      </w:pPr>
      <w:del w:id="199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tr4 &lt;- c(9,9,15,11,20)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5" w:author="Unknown Author" w:date="2021-12-18T10:05:56Z"/>
        </w:rPr>
      </w:pPr>
      <w:del w:id="199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 &lt;- c(80,80,100,250,500,80,80,100,250,500)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7" w:author="Unknown Author" w:date="2021-12-18T10:05:56Z"/>
        </w:rPr>
      </w:pPr>
      <w:del w:id="199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summary(Untitled.8) #calculation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9" w:author="Unknown Author" w:date="2021-12-18T10:05:56Z"/>
        </w:rPr>
      </w:pPr>
      <w:del w:id="199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ln &lt;- linearregressiontest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1" w:author="Unknown Author" w:date="2021-12-18T10:05:56Z"/>
        </w:rPr>
      </w:pPr>
      <w:del w:id="200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lin &lt;- lm(Untitled.8$tr1+Untitled.8$tr2+Untitled.8$tr3+Untitled.8$tr4 ~ Untitled.8$lat, data = ln)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3" w:author="Unknown Author" w:date="2021-12-18T10:05:56Z"/>
        </w:rPr>
      </w:pPr>
      <w:del w:id="200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summary(lin)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5" w:author="Unknown Author" w:date="2021-12-18T10:05:56Z"/>
        </w:rPr>
      </w:pPr>
      <w:del w:id="200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ggplot(Untitled.8,aes(y=lat))+ #visualization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8" w:author="Unknown Author" w:date="2021-12-18T10:05:56Z"/>
        </w:rPr>
      </w:pPr>
      <w:del w:id="200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0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labs(x = "Error rate", y = "Latency (ms)")+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1" w:author="Unknown Author" w:date="2021-12-18T10:05:56Z"/>
        </w:rPr>
      </w:pPr>
      <w:del w:id="200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1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geom_line(aes(x=tr1, colour = "treatment 1 (50KB/s)"))+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4" w:author="Unknown Author" w:date="2021-12-18T10:05:56Z"/>
        </w:rPr>
      </w:pPr>
      <w:del w:id="20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1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geom_line(aes(x=tr2, colour = "treatment 2 (100KB/s)"))+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7" w:author="Unknown Author" w:date="2021-12-18T10:05:56Z"/>
        </w:rPr>
      </w:pPr>
      <w:del w:id="201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geom_line(aes(x=tr3, colour = "treatment 3 (250KB/s)"))+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2022" w:author="Unknown Author" w:date="2021-12-04T11:57:17Z"/>
        </w:rPr>
      </w:pPr>
      <w:del w:id="20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1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geom_line(aes(x=tr4, colour = "treatment 4 (500KB/s)"))</w:delText>
        </w:r>
      </w:del>
      <w:ins w:id="2020"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ins w:id="2021" w:author="Unknown Author" w:date="2021-12-04T11:57:17Z">
        <w:bookmarkStart w:id="123" w:name="__DdeLink__4709_4022322992"/>
        <w:bookmarkEnd w:id="123"/>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24" w:author="Unknown Author" w:date="2021-12-04T11:57:17Z"/>
        </w:rPr>
      </w:pPr>
      <w:ins w:id="2023"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57">
              <wp:simplePos x="0" y="0"/>
              <wp:positionH relativeFrom="column">
                <wp:posOffset>1013460</wp:posOffset>
              </wp:positionH>
              <wp:positionV relativeFrom="paragraph">
                <wp:posOffset>-5080</wp:posOffset>
              </wp:positionV>
              <wp:extent cx="2528570" cy="1769110"/>
              <wp:effectExtent l="0" t="0" r="0" b="0"/>
              <wp:wrapSquare wrapText="largest"/>
              <wp:docPr id="9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 descr=""/>
                      <pic:cNvPicPr>
                        <a:picLocks noChangeAspect="1" noChangeArrowheads="1"/>
                      </pic:cNvPicPr>
                    </pic:nvPicPr>
                    <pic:blipFill>
                      <a:blip r:embed="rId75"/>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26" w:author="Unknown Author" w:date="2021-12-04T11:57:17Z"/>
        </w:rPr>
      </w:pPr>
      <w:ins w:id="2025"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28" w:author="Unknown Author" w:date="2021-12-04T11:57:17Z"/>
        </w:rPr>
      </w:pPr>
      <w:ins w:id="2027"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30" w:author="Unknown Author" w:date="2021-12-04T11:57:17Z"/>
        </w:rPr>
      </w:pPr>
      <w:ins w:id="2029"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32" w:author="Unknown Author" w:date="2021-12-06T11:31:33Z"/>
        </w:rPr>
      </w:pPr>
      <w:del w:id="2031"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2034" w:author="Unknown Author" w:date="2021-12-06T11:31:33Z"/>
        </w:rPr>
      </w:pPr>
      <w:del w:id="203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36" w:author="Unknown Author" w:date="2021-12-06T11:31:33Z"/>
        </w:rPr>
      </w:pPr>
      <w:del w:id="2035"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38" w:author="Unknown Author" w:date="2021-12-06T11:31:33Z"/>
        </w:rPr>
      </w:pPr>
      <w:del w:id="203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40" w:author="Unknown Author" w:date="2021-12-06T11:31:33Z"/>
        </w:rPr>
      </w:pPr>
      <w:del w:id="2039"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2042" w:author="Unknown Author" w:date="2021-12-06T11:31:33Z"/>
        </w:rPr>
      </w:pPr>
      <w:del w:id="2041"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044" w:author="Unknown Author" w:date="2021-12-06T11:31:33Z"/>
        </w:rPr>
      </w:pPr>
      <w:del w:id="2043"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046" w:author="Unknown Author" w:date="2021-12-06T11:31:33Z"/>
        </w:rPr>
      </w:pPr>
      <w:del w:id="2045"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2048" w:author="Unknown Author" w:date="2021-12-06T11:31:33Z"/>
        </w:rPr>
      </w:pPr>
      <w:del w:id="2047"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2050" w:author="Unknown Author" w:date="2021-12-06T11:31:33Z"/>
        </w:rPr>
      </w:pPr>
      <w:del w:id="2049"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2052" w:author="Unknown Author" w:date="2021-12-06T11:31:33Z"/>
        </w:rPr>
      </w:pPr>
      <w:del w:id="2051"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54" w:author="Unknown Author" w:date="2021-12-08T17:37:15Z"/>
        </w:rPr>
      </w:pPr>
      <w:ins w:id="2053" w:author="Unknown Author" w:date="2021-12-08T17:37:15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left"/>
        <w:rPr>
          <w:rFonts w:ascii="Times New Roman" w:hAnsi="Times New Roman"/>
          <w:ins w:id="2056" w:author="Unknown Author" w:date="2021-12-08T17:37:15Z"/>
          <w:sz w:val="22"/>
          <w:szCs w:val="22"/>
        </w:rPr>
      </w:pPr>
      <w:ins w:id="2055" w:author="Unknown Author" w:date="2021-12-08T17:37:15Z">
        <w:r>
          <w:rPr>
            <w:rFonts w:ascii="Times New Roman" w:hAnsi="Times New Roman"/>
            <w:sz w:val="22"/>
            <w:szCs w:val="22"/>
          </w:rPr>
          <w:drawing>
            <wp:anchor behindDoc="0" distT="0" distB="0" distL="0" distR="0" simplePos="0" locked="0" layoutInCell="1" allowOverlap="1" relativeHeight="56">
              <wp:simplePos x="0" y="0"/>
              <wp:positionH relativeFrom="column">
                <wp:posOffset>979805</wp:posOffset>
              </wp:positionH>
              <wp:positionV relativeFrom="paragraph">
                <wp:posOffset>-255270</wp:posOffset>
              </wp:positionV>
              <wp:extent cx="2541905" cy="1906270"/>
              <wp:effectExtent l="0" t="0" r="0" b="0"/>
              <wp:wrapSquare wrapText="largest"/>
              <wp:docPr id="9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 descr=""/>
                      <pic:cNvPicPr>
                        <a:picLocks noChangeAspect="1" noChangeArrowheads="1"/>
                      </pic:cNvPicPr>
                    </pic:nvPicPr>
                    <pic:blipFill>
                      <a:blip r:embed="rId76"/>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2058" w:author="Unknown Author" w:date="2021-12-08T17:37:15Z"/>
          <w:sz w:val="22"/>
          <w:szCs w:val="22"/>
        </w:rPr>
      </w:pPr>
      <w:ins w:id="205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60" w:author="Unknown Author" w:date="2021-12-08T17:37:15Z"/>
          <w:sz w:val="22"/>
          <w:szCs w:val="22"/>
        </w:rPr>
      </w:pPr>
      <w:ins w:id="205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62" w:author="Unknown Author" w:date="2021-12-08T17:37:15Z"/>
          <w:sz w:val="22"/>
          <w:szCs w:val="22"/>
        </w:rPr>
      </w:pPr>
      <w:ins w:id="206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64" w:author="Unknown Author" w:date="2021-12-08T17:37:15Z"/>
          <w:sz w:val="22"/>
          <w:szCs w:val="22"/>
        </w:rPr>
      </w:pPr>
      <w:ins w:id="2063" w:author="Unknown Author" w:date="2021-12-08T17:37:15Z">
        <w:r>
          <w:rPr>
            <w:rFonts w:ascii="Times New Roman" w:hAnsi="Times New Roman"/>
            <w:sz w:val="22"/>
            <w:szCs w:val="22"/>
          </w:rPr>
          <w:drawing>
            <wp:anchor behindDoc="0" distT="0" distB="0" distL="0" distR="0" simplePos="0" locked="0" layoutInCell="1" allowOverlap="1" relativeHeight="58">
              <wp:simplePos x="0" y="0"/>
              <wp:positionH relativeFrom="column">
                <wp:posOffset>532130</wp:posOffset>
              </wp:positionH>
              <wp:positionV relativeFrom="paragraph">
                <wp:posOffset>155575</wp:posOffset>
              </wp:positionV>
              <wp:extent cx="4115435" cy="1948815"/>
              <wp:effectExtent l="0" t="0" r="0" b="0"/>
              <wp:wrapSquare wrapText="largest"/>
              <wp:docPr id="9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 descr=""/>
                      <pic:cNvPicPr>
                        <a:picLocks noChangeAspect="1" noChangeArrowheads="1"/>
                      </pic:cNvPicPr>
                    </pic:nvPicPr>
                    <pic:blipFill>
                      <a:blip r:embed="rId77"/>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2066" w:author="Unknown Author" w:date="2021-12-08T17:37:15Z"/>
          <w:sz w:val="22"/>
          <w:szCs w:val="22"/>
        </w:rPr>
      </w:pPr>
      <w:ins w:id="206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68" w:author="Unknown Author" w:date="2021-12-08T17:37:15Z"/>
          <w:sz w:val="22"/>
          <w:szCs w:val="22"/>
        </w:rPr>
      </w:pPr>
      <w:ins w:id="206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70" w:author="Unknown Author" w:date="2021-12-08T17:37:15Z"/>
          <w:sz w:val="22"/>
          <w:szCs w:val="22"/>
        </w:rPr>
      </w:pPr>
      <w:ins w:id="206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72" w:author="Unknown Author" w:date="2021-12-08T17:37:15Z"/>
          <w:sz w:val="22"/>
          <w:szCs w:val="22"/>
        </w:rPr>
      </w:pPr>
      <w:ins w:id="207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74" w:author="Unknown Author" w:date="2021-12-08T17:37:15Z"/>
          <w:sz w:val="22"/>
          <w:szCs w:val="22"/>
        </w:rPr>
      </w:pPr>
      <w:ins w:id="207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76" w:author="Unknown Author" w:date="2021-12-08T17:37:15Z"/>
          <w:sz w:val="22"/>
          <w:szCs w:val="22"/>
        </w:rPr>
      </w:pPr>
      <w:ins w:id="207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78" w:author="Unknown Author" w:date="2021-12-08T17:37:15Z"/>
          <w:sz w:val="22"/>
          <w:szCs w:val="22"/>
        </w:rPr>
      </w:pPr>
      <w:ins w:id="207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80" w:author="Unknown Author" w:date="2021-12-10T10:14:10Z"/>
          <w:sz w:val="22"/>
          <w:szCs w:val="22"/>
        </w:rPr>
      </w:pPr>
      <w:ins w:id="2079" w:author="Unknown Author" w:date="2021-12-10T10:14:10Z">
        <w:r>
          <w:rPr>
            <w:rFonts w:ascii="Times New Roman" w:hAnsi="Times New Roman"/>
            <w:sz w:val="22"/>
            <w:szCs w:val="22"/>
          </w:rPr>
        </w:r>
      </w:ins>
    </w:p>
    <w:p>
      <w:pPr>
        <w:pStyle w:val="Normal"/>
        <w:bidi w:val="0"/>
        <w:spacing w:lineRule="auto" w:line="480" w:before="0" w:after="159"/>
        <w:jc w:val="left"/>
        <w:rPr>
          <w:rFonts w:ascii="Times New Roman" w:hAnsi="Times New Roman"/>
          <w:ins w:id="2082" w:author="Unknown Author" w:date="2021-12-10T10:14:10Z"/>
          <w:sz w:val="22"/>
          <w:szCs w:val="22"/>
        </w:rPr>
      </w:pPr>
      <w:ins w:id="2081" w:author="Unknown Author" w:date="2021-12-10T10:14:10Z">
        <w:r>
          <w:rPr>
            <w:rFonts w:ascii="Times New Roman" w:hAnsi="Times New Roman"/>
            <w:sz w:val="22"/>
            <w:szCs w:val="22"/>
          </w:rPr>
          <w:drawing>
            <wp:anchor behindDoc="0" distT="0" distB="0" distL="0" distR="0" simplePos="0" locked="0" layoutInCell="1" allowOverlap="1" relativeHeight="61">
              <wp:simplePos x="0" y="0"/>
              <wp:positionH relativeFrom="column">
                <wp:posOffset>292735</wp:posOffset>
              </wp:positionH>
              <wp:positionV relativeFrom="paragraph">
                <wp:posOffset>-211455</wp:posOffset>
              </wp:positionV>
              <wp:extent cx="2140585" cy="2936240"/>
              <wp:effectExtent l="0" t="0" r="0" b="0"/>
              <wp:wrapSquare wrapText="largest"/>
              <wp:docPr id="9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 descr=""/>
                      <pic:cNvPicPr>
                        <a:picLocks noChangeAspect="1" noChangeArrowheads="1"/>
                      </pic:cNvPicPr>
                    </pic:nvPicPr>
                    <pic:blipFill>
                      <a:blip r:embed="rId78"/>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62">
              <wp:simplePos x="0" y="0"/>
              <wp:positionH relativeFrom="column">
                <wp:posOffset>2666365</wp:posOffset>
              </wp:positionH>
              <wp:positionV relativeFrom="paragraph">
                <wp:posOffset>-168910</wp:posOffset>
              </wp:positionV>
              <wp:extent cx="2711450" cy="2033905"/>
              <wp:effectExtent l="0" t="0" r="0" b="0"/>
              <wp:wrapSquare wrapText="largest"/>
              <wp:docPr id="9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8" descr=""/>
                      <pic:cNvPicPr>
                        <a:picLocks noChangeAspect="1" noChangeArrowheads="1"/>
                      </pic:cNvPicPr>
                    </pic:nvPicPr>
                    <pic:blipFill>
                      <a:blip r:embed="rId79"/>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63">
              <wp:simplePos x="0" y="0"/>
              <wp:positionH relativeFrom="column">
                <wp:posOffset>1175385</wp:posOffset>
              </wp:positionH>
              <wp:positionV relativeFrom="paragraph">
                <wp:posOffset>2825750</wp:posOffset>
              </wp:positionV>
              <wp:extent cx="3673475" cy="1952625"/>
              <wp:effectExtent l="0" t="0" r="0" b="0"/>
              <wp:wrapSquare wrapText="largest"/>
              <wp:docPr id="9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9" descr=""/>
                      <pic:cNvPicPr>
                        <a:picLocks noChangeAspect="1" noChangeArrowheads="1"/>
                      </pic:cNvPicPr>
                    </pic:nvPicPr>
                    <pic:blipFill>
                      <a:blip r:embed="rId80"/>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64">
              <wp:simplePos x="0" y="0"/>
              <wp:positionH relativeFrom="column">
                <wp:posOffset>63500</wp:posOffset>
              </wp:positionH>
              <wp:positionV relativeFrom="paragraph">
                <wp:posOffset>4931410</wp:posOffset>
              </wp:positionV>
              <wp:extent cx="5486400" cy="1341120"/>
              <wp:effectExtent l="0" t="0" r="0" b="0"/>
              <wp:wrapSquare wrapText="largest"/>
              <wp:docPr id="9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0" descr=""/>
                      <pic:cNvPicPr>
                        <a:picLocks noChangeAspect="1" noChangeArrowheads="1"/>
                      </pic:cNvPicPr>
                    </pic:nvPicPr>
                    <pic:blipFill>
                      <a:blip r:embed="rId81"/>
                      <a:srcRect l="0" t="0" r="0" b="16285"/>
                      <a:stretch>
                        <a:fillRect/>
                      </a:stretch>
                    </pic:blipFill>
                    <pic:spPr bwMode="auto">
                      <a:xfrm>
                        <a:off x="0" y="0"/>
                        <a:ext cx="5486400" cy="1341120"/>
                      </a:xfrm>
                      <a:prstGeom prst="rect">
                        <a:avLst/>
                      </a:prstGeom>
                    </pic:spPr>
                  </pic:pic>
                </a:graphicData>
              </a:graphic>
            </wp:anchor>
          </w:drawing>
        </w:r>
      </w:ins>
      <w:r>
        <w:br w:type="page"/>
      </w:r>
    </w:p>
    <w:p>
      <w:pPr>
        <w:pStyle w:val="Normal"/>
        <w:bidi w:val="0"/>
        <w:spacing w:lineRule="auto" w:line="480" w:before="0" w:after="159"/>
        <w:jc w:val="left"/>
        <w:rPr>
          <w:rFonts w:ascii="Times New Roman" w:hAnsi="Times New Roman"/>
          <w:b/>
          <w:b/>
          <w:bCs/>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486400" cy="7584440"/>
            <wp:effectExtent l="0" t="0" r="0" b="0"/>
            <wp:wrapSquare wrapText="largest"/>
            <wp:docPr id="9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2" descr=""/>
                    <pic:cNvPicPr>
                      <a:picLocks noChangeAspect="1" noChangeArrowheads="1"/>
                    </pic:cNvPicPr>
                  </pic:nvPicPr>
                  <pic:blipFill>
                    <a:blip r:embed="rId82"/>
                    <a:srcRect l="0" t="0" r="0" b="2252"/>
                    <a:stretch>
                      <a:fillRect/>
                    </a:stretch>
                  </pic:blipFill>
                  <pic:spPr bwMode="auto">
                    <a:xfrm>
                      <a:off x="0" y="0"/>
                      <a:ext cx="5486400" cy="7584440"/>
                    </a:xfrm>
                    <a:prstGeom prst="rect">
                      <a:avLst/>
                    </a:prstGeom>
                  </pic:spPr>
                </pic:pic>
              </a:graphicData>
            </a:graphic>
          </wp:anchor>
        </w:drawing>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5486400" cy="6417310"/>
            <wp:effectExtent l="0" t="0" r="0" b="0"/>
            <wp:wrapSquare wrapText="largest"/>
            <wp:docPr id="10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3" descr=""/>
                    <pic:cNvPicPr>
                      <a:picLocks noChangeAspect="1" noChangeArrowheads="1"/>
                    </pic:cNvPicPr>
                  </pic:nvPicPr>
                  <pic:blipFill>
                    <a:blip r:embed="rId83"/>
                    <a:srcRect l="0" t="0" r="0" b="17316"/>
                    <a:stretch>
                      <a:fillRect/>
                    </a:stretch>
                  </pic:blipFill>
                  <pic:spPr bwMode="auto">
                    <a:xfrm>
                      <a:off x="0" y="0"/>
                      <a:ext cx="5486400" cy="6417310"/>
                    </a:xfrm>
                    <a:prstGeom prst="rect">
                      <a:avLst/>
                    </a:prstGeom>
                  </pic:spPr>
                </pic:pic>
              </a:graphicData>
            </a:graphic>
          </wp:anchor>
        </w:drawing>
      </w:r>
    </w:p>
    <w:sectPr>
      <w:headerReference w:type="default" r:id="rId84"/>
      <w:footerReference w:type="default" r:id="rId85"/>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2-11T11:14: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Rolling release: Table of contents might be inaccurate</w:t>
      </w:r>
    </w:p>
  </w:comment>
  <w:comment w:id="5"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6"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7"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8"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9"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0"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1"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2"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3"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4"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15"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16"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17"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18"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 w:id="19" w:author="Unknown Author" w:date="2021-12-16T09:05:27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Number only</w:t>
      </w:r>
    </w:p>
  </w:comment>
  <w:comment w:id="20" w:author="Unknown Author" w:date="2021-12-16T09:05:39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Remove sop 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4039739"/>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194"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viii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98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hyperlink" Target="https://www.researchgate.net/publication271948148_A_Congestion_Avoidance_Mechanism_for_WebRTC_Interactive_Video_Sessions_in_LTE_Networks" TargetMode="External"/><Relationship Id="rId44" Type="http://schemas.openxmlformats.org/officeDocument/2006/relationships/hyperlink" Target="https://www.researchgate.net/publication/334780632_A_Scoping_Review_of_Videoconferencing_Systems_in_Higher_Education_Learning_Paradigms_Opportunities_and_Challenges" TargetMode="External"/><Relationship Id="rId45" Type="http://schemas.openxmlformats.org/officeDocument/2006/relationships/hyperlink" Target="https://link.springer.com/article/10.1007/s10639-021-10520-4" TargetMode="External"/><Relationship Id="rId46" Type="http://schemas.openxmlformats.org/officeDocument/2006/relationships/hyperlink" Target="https://dl.acm.org/doi/10.1145/3199524.3199534" TargetMode="External"/><Relationship Id="rId47" Type="http://schemas.openxmlformats.org/officeDocument/2006/relationships/hyperlink" Target="https://ieeexplore.ieee.org/document/8301873" TargetMode="External"/><Relationship Id="rId48" Type="http://schemas.openxmlformats.org/officeDocument/2006/relationships/hyperlink" Target="https://ejournals.ph/article.php?id=15551" TargetMode="External"/><Relationship Id="rId49" Type="http://schemas.openxmlformats.org/officeDocument/2006/relationships/hyperlink" Target="https://www.researchgate.net/publication/426202_Editorial_Software_Obsolescence-Complicating_the_Part_and_Technology_Obsolescence_Management_Problem" TargetMode="External"/><Relationship Id="rId50" Type="http://schemas.openxmlformats.org/officeDocument/2006/relationships/hyperlink" Target="https://webrtchacks.com/suspending-simulcast-streams/" TargetMode="External"/><Relationship Id="rId51" Type="http://schemas.openxmlformats.org/officeDocument/2006/relationships/hyperlink" Target="https://www.researchgate.net/publication/343225921_The_Factors_Affecting_Intention_to_Use_Google_Meet_Amid_Online_Meeting_Platforms_Competition_in_Indonesia" TargetMode="External"/><Relationship Id="rId52" Type="http://schemas.openxmlformats.org/officeDocument/2006/relationships/hyperlink" Target="https://www.researchgate.net/publication/342672267_The_Impact_of_Video_Conferencing_Platform_in_all_educational_sectors_amidst_COVID-19_Pandemic" TargetMode="External"/><Relationship Id="rId53" Type="http://schemas.openxmlformats.org/officeDocument/2006/relationships/hyperlink" Target="https://www.nature.com/articles/220651a0" TargetMode="External"/><Relationship Id="rId54" Type="http://schemas.openxmlformats.org/officeDocument/2006/relationships/hyperlink" Target="https://blogs.nvidia.com/blog/2020/10/05/gan-video-conferencing-maxine/" TargetMode="External"/><Relationship Id="rId55" Type="http://schemas.openxmlformats.org/officeDocument/2006/relationships/hyperlink" Target="https://www.hopkinsmedicine.org/health/conditions-and-diseases/coronavirus/first-and-second-waves-of-coronavirus" TargetMode="External"/><Relationship Id="rId56" Type="http://schemas.openxmlformats.org/officeDocument/2006/relationships/hyperlink" Target="https://swordstoday.ie/google-meat-data-saver-mode-is-there-any-way-to-save-mobile-data-oh-i-do-not-know-how-to-turn-on-data-saver-mode-via-google-meet-step-by-step-guide/" TargetMode="External"/><Relationship Id="rId57" Type="http://schemas.openxmlformats.org/officeDocument/2006/relationships/hyperlink" Target="https://techcrunch.com/2021/04/21/google-meet-gets-a-refreshed-ui-multi-pinning-autozoom-and-more/" TargetMode="External"/><Relationship Id="rId58" Type="http://schemas.openxmlformats.org/officeDocument/2006/relationships/hyperlink" Target="https://www.cnn.ph/business/2020/4/30/Google-Meet-premium-video-conferencing-tool-free-download.html" TargetMode="External"/><Relationship Id="rId59" Type="http://schemas.openxmlformats.org/officeDocument/2006/relationships/hyperlink" Target="https://manilastandard.net/tech/tech-news/322704/google-meet-premium-video-conferencing-free-for-everyone-everywhere.html" TargetMode="External"/><Relationship Id="rId60" Type="http://schemas.openxmlformats.org/officeDocument/2006/relationships/hyperlink" Target="https://www.pcmag.com/reviews/google-meet" TargetMode="External"/><Relationship Id="rId61" Type="http://schemas.openxmlformats.org/officeDocument/2006/relationships/hyperlink" Target="https://www.maketecheasier.com/turn-raspberry-pi-video-conferencing-station/" TargetMode="External"/><Relationship Id="rId62" Type="http://schemas.openxmlformats.org/officeDocument/2006/relationships/hyperlink" Target="https://ph.news.yahoo.com/singapore-teachers-drop-zoom-online-class-gatecrashed-081050263.html" TargetMode="External"/><Relationship Id="rId63" Type="http://schemas.openxmlformats.org/officeDocument/2006/relationships/hyperlink" Target="https://digitalintheround.com/video-conferencing-statistics/" TargetMode="External"/><Relationship Id="rId64" Type="http://schemas.openxmlformats.org/officeDocument/2006/relationships/hyperlink" Target="https://www.manilatimes.net/2021/03/11/campus-press/academic-freeze-the-best-option/849679" TargetMode="External"/><Relationship Id="rId65" Type="http://schemas.openxmlformats.org/officeDocument/2006/relationships/hyperlink" Target="https://blogs.nvidia.com/blog/2020/10/05/gan-video-conferencing-maxine" TargetMode="External"/><Relationship Id="rId66" Type="http://schemas.openxmlformats.org/officeDocument/2006/relationships/hyperlink" Target="https://blogs.nvidia.com/blog/2020/10/05/gan-video-conferencing-maxine/" TargetMode="External"/><Relationship Id="rId67" Type="http://schemas.openxmlformats.org/officeDocument/2006/relationships/hyperlink" Target="https://medium.com/google-developers/better-hardware-for-better-devs-aadb68b8a3b2" TargetMode="External"/><Relationship Id="rId68" Type="http://schemas.openxmlformats.org/officeDocument/2006/relationships/hyperlink" Target="https://engineering.fb.com/2020/03/18/production-engineering/ntp-service" TargetMode="External"/><Relationship Id="rId69" Type="http://schemas.openxmlformats.org/officeDocument/2006/relationships/hyperlink" Target="https://www.globe.com.ph/about-us/newsroom/corporate/3g-sims-removal-distribution-chains.html" TargetMode="External"/><Relationship Id="rId70" Type="http://schemas.openxmlformats.org/officeDocument/2006/relationships/hyperlink" Target="https://support.google.com/meet/answer/7317473?hl=en" TargetMode="External"/><Relationship Id="rId71" Type="http://schemas.openxmlformats.org/officeDocument/2006/relationships/hyperlink" Target="https://www.investopedia.com/terms/l/lawoflargenumbers.asp" TargetMode="External"/><Relationship Id="rId72" Type="http://schemas.openxmlformats.org/officeDocument/2006/relationships/hyperlink" Target="https://www.statista.com/statistics/1261399/philippines-subscribers-globe-telecom-by-segment/" TargetMode="External"/><Relationship Id="rId73" Type="http://schemas.openxmlformats.org/officeDocument/2006/relationships/hyperlink" Target="https://www.investopedia.com/terms/l/lawoflargenumbers.asp" TargetMode="External"/><Relationship Id="rId74" Type="http://schemas.openxmlformats.org/officeDocument/2006/relationships/hyperlink" Target="https://www.edukasyon.ph/blog/schools-offering-online-courses-in-the-philippines" TargetMode="External"/><Relationship Id="rId75" Type="http://schemas.openxmlformats.org/officeDocument/2006/relationships/image" Target="media/image39.jpeg"/><Relationship Id="rId76" Type="http://schemas.openxmlformats.org/officeDocument/2006/relationships/image" Target="media/image40.jpeg"/><Relationship Id="rId77" Type="http://schemas.openxmlformats.org/officeDocument/2006/relationships/image" Target="media/image41.jpeg"/><Relationship Id="rId78" Type="http://schemas.openxmlformats.org/officeDocument/2006/relationships/image" Target="media/image42.jpeg"/><Relationship Id="rId79" Type="http://schemas.openxmlformats.org/officeDocument/2006/relationships/image" Target="media/image43.jpeg"/><Relationship Id="rId80" Type="http://schemas.openxmlformats.org/officeDocument/2006/relationships/image" Target="media/image44.jpeg"/><Relationship Id="rId81" Type="http://schemas.openxmlformats.org/officeDocument/2006/relationships/image" Target="media/image45.jpe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header" Target="header3.xml"/><Relationship Id="rId85" Type="http://schemas.openxmlformats.org/officeDocument/2006/relationships/footer" Target="footer2.xml"/><Relationship Id="rId86" Type="http://schemas.openxmlformats.org/officeDocument/2006/relationships/comments" Target="comments.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6578</TotalTime>
  <Application>LibreOffice/6.4.7.2$Linux_X86_64 LibreOffice_project/40$Build-2</Application>
  <Pages>106</Pages>
  <Words>16611</Words>
  <Characters>93656</Characters>
  <CharactersWithSpaces>109595</CharactersWithSpaces>
  <Paragraphs>1265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2021-12-18T11:08:23Z</dcterms:modified>
  <cp:revision>592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