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9.png" ContentType="image/png"/>
  <Override PartName="/word/media/image26.png" ContentType="image/png"/>
  <Override PartName="/word/media/image25.png" ContentType="image/png"/>
  <Override PartName="/word/media/image24.png" ContentType="image/png"/>
  <Override PartName="/word/media/image11.jpeg" ContentType="image/jpe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32.jpeg" ContentType="image/jpeg"/>
  <Override PartName="/word/media/image16.png" ContentType="image/png"/>
  <Override PartName="/word/media/image14.png" ContentType="image/png"/>
  <Override PartName="/word/media/image10.jpeg" ContentType="image/jpeg"/>
  <Override PartName="/word/media/image5.png" ContentType="image/png"/>
  <Override PartName="/word/media/image40.jpeg" ContentType="image/jpeg"/>
  <Override PartName="/word/media/image8.jpeg" ContentType="image/jpeg"/>
  <Override PartName="/word/media/image39.jpeg" ContentType="image/jpeg"/>
  <Override PartName="/word/media/image41.jpeg" ContentType="image/jpeg"/>
  <Override PartName="/word/media/image12.png" ContentType="image/png"/>
  <Override PartName="/word/media/image33.png" ContentType="image/png"/>
  <Override PartName="/word/media/image42.png" ContentType="image/png"/>
  <Override PartName="/word/media/image9.jpeg" ContentType="image/jpeg"/>
  <Override PartName="/word/media/image31.png" ContentType="image/png"/>
  <Override PartName="/word/media/image43.png" ContentType="image/png"/>
  <Override PartName="/word/media/image28.png" ContentType="image/png"/>
  <Override PartName="/word/media/image38.jpeg" ContentType="image/jpeg"/>
  <Override PartName="/word/media/image7.jpeg" ContentType="image/jpeg"/>
  <Override PartName="/word/media/image2.jpeg" ContentType="image/jpeg"/>
  <Override PartName="/word/media/image36.jpeg" ContentType="image/jpeg"/>
  <Override PartName="/word/media/image20.png" ContentType="image/png"/>
  <Override PartName="/word/media/image13.png" ContentType="image/png"/>
  <Override PartName="/word/media/image18.png" ContentType="image/png"/>
  <Override PartName="/word/media/image6.jpeg" ContentType="image/jpeg"/>
  <Override PartName="/word/media/image34.png" ContentType="image/png"/>
  <Override PartName="/word/media/image4.png" ContentType="image/png"/>
  <Override PartName="/word/media/image27.png" ContentType="image/png"/>
  <Override PartName="/word/media/image30.png" ContentType="image/png"/>
  <Override PartName="/word/media/image37.jpeg" ContentType="image/jpeg"/>
  <Override PartName="/word/media/image3.jpeg" ContentType="image/jpeg"/>
  <Override PartName="/word/media/image15.png" ContentType="image/png"/>
  <Override PartName="/word/media/image35.jpeg" ContentType="image/jpeg"/>
  <Override PartName="/word/media/image1.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rFonts w:cs="Times New Roman" w:ascii="Times New Roman" w:hAnsi="Times New Roman"/>
            <w:b/>
            <w:bCs/>
            <w:sz w:val="24"/>
            <w:szCs w:val="24"/>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t>December 2021</w:t>
      </w:r>
      <w:del w:id="17" w:author="Unknown Author" w:date="2021-12-04T13:33:57Z">
        <w:r>
          <w:rPr>
            <w:rFonts w:ascii="Times New Roman" w:hAnsi="Times New Roman"/>
            <w:b/>
            <w:bCs/>
            <w:sz w:val="28"/>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I, hereby which certify that this research is our work and that, so the best of our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we declare that the intellectual contact of this research is the product of our work although we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19" w:author="Unknown Author" w:date="2021-10-29T16:03:53Z"/>
          <w:sz w:val="24"/>
          <w:szCs w:val="24"/>
        </w:rPr>
      </w:pPr>
      <w:ins w:id="18"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1" w:author="Unknown Author" w:date="2021-10-29T16:03:53Z"/>
          <w:sz w:val="24"/>
          <w:szCs w:val="24"/>
        </w:rPr>
      </w:pPr>
      <w:ins w:id="2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3" w:author="Unknown Author" w:date="2021-10-29T16:03:53Z"/>
          <w:sz w:val="24"/>
          <w:szCs w:val="24"/>
        </w:rPr>
      </w:pPr>
      <w:ins w:id="2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25" w:author="Unknown Author" w:date="2021-10-29T16:03:53Z"/>
          <w:sz w:val="24"/>
          <w:szCs w:val="24"/>
        </w:rPr>
      </w:pPr>
      <w:ins w:id="2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27" w:author="Unknown Author" w:date="2021-10-29T16:03:04Z"/>
        </w:rPr>
      </w:pPr>
      <w:del w:id="26" w:author="Unknown Author" w:date="2021-10-29T16:03:04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29" w:author="Unknown Author" w:date="2021-10-29T16:03:04Z"/>
        </w:rPr>
      </w:pPr>
      <w:del w:id="28"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31" w:author="Unknown Author" w:date="2021-10-29T16:03:04Z"/>
        </w:rPr>
      </w:pPr>
      <w:del w:id="30"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33" w:author="Unknown Author" w:date="2021-10-29T16:02:29Z"/>
        </w:rPr>
      </w:pPr>
      <w:del w:id="32" w:author="Unknown Author" w:date="2021-10-29T16:02:29Z">
        <w:r>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our Final Oral Defense on</w:t>
      </w:r>
      <w:r>
        <w:rPr/>
        <w:commentReference w:id="2"/>
      </w:r>
      <w:r>
        <w:rPr>
          <w:rFonts w:cs="Times New Roman" w:ascii="Times New Roman" w:hAnsi="Times New Roman"/>
          <w:sz w:val="24"/>
          <w:szCs w:val="24"/>
        </w:rPr>
        <w:t xml:space="preserve"> [ADD DATE]</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commentReference w:id="3"/>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34"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35"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36" w:author="Unknown Author" w:date="2021-11-08T10:57:00Z">
        <w:r>
          <w:rPr>
            <w:rFonts w:ascii="Times New Roman" w:hAnsi="Times New Roman"/>
            <w:b w:val="false"/>
            <w:bCs w:val="false"/>
          </w:rPr>
          <w:t>Lastly, 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Lastly to people who</w:t>
      </w:r>
      <w:ins w:id="37" w:author="Unknown Author" w:date="2021-12-10T15:16:07Z">
        <w:r>
          <w:rPr>
            <w:rFonts w:ascii="Times New Roman" w:hAnsi="Times New Roman"/>
            <w:b w:val="false"/>
            <w:bCs w:val="false"/>
          </w:rPr>
          <w:t>m</w:t>
        </w:r>
      </w:ins>
      <w:r>
        <w:rPr>
          <w:rFonts w:ascii="Times New Roman" w:hAnsi="Times New Roman"/>
          <w:b w:val="false"/>
          <w:bCs w:val="false"/>
        </w:rPr>
        <w:t xml:space="preserve">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ins w:id="39" w:author="Unknown Author" w:date="2021-10-29T15:50:26Z">
        <w:r>
          <w:rPr/>
          <w:commentReference w:id="4"/>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41" w:author="Unknown Author" w:date="2021-12-10T09:52:22Z"/>
        </w:rPr>
      </w:pPr>
      <w:del w:id="40"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43" w:author="Unknown Author" w:date="2021-12-10T09:52:15Z"/>
          <w:b/>
          <w:b/>
          <w:bCs/>
        </w:rPr>
      </w:pPr>
      <w:ins w:id="42"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45" w:author="Unknown Author" w:date="2021-12-10T09:52:15Z"/>
          <w:b w:val="false"/>
          <w:b w:val="false"/>
          <w:bCs w:val="false"/>
        </w:rPr>
      </w:pPr>
      <w:ins w:id="44"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47" w:author="Unknown Author" w:date="2021-12-10T09:52:15Z"/>
          <w:b w:val="false"/>
          <w:b w:val="false"/>
          <w:bCs w:val="false"/>
        </w:rPr>
      </w:pPr>
      <w:ins w:id="46"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48" w:author="Unknown Author" w:date="2021-12-10T09:52:15Z">
        <w:r>
          <w:rPr>
            <w:rFonts w:ascii="Times New Roman" w:hAnsi="Times New Roman"/>
            <w:b w:val="false"/>
            <w:bCs w:val="false"/>
          </w:rPr>
          <w:tab/>
          <w:t>In conclusion, Google Meet</w:t>
        </w:r>
      </w:ins>
      <w:ins w:id="49" w:author="Unknown Author" w:date="2021-12-10T09:53:50Z">
        <w:r>
          <w:rPr>
            <w:rFonts w:ascii="Times New Roman" w:hAnsi="Times New Roman"/>
            <w:b w:val="false"/>
            <w:bCs w:val="false"/>
          </w:rPr>
          <w:t>’s</w:t>
        </w:r>
      </w:ins>
      <w:ins w:id="50"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52" w:author="Unknown Author" w:date="2021-12-10T09:53:54Z"/>
        </w:rPr>
      </w:pPr>
      <w:del w:id="51" w:author="Unknown Author" w:date="2021-12-10T09:53:54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4" w:author="Unknown Author" w:date="2021-12-10T09:53:54Z"/>
        </w:rPr>
      </w:pPr>
      <w:del w:id="53"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56" w:author="Unknown Author" w:date="2021-12-10T09:52:50Z"/>
        </w:rPr>
      </w:pPr>
      <w:del w:id="55" w:author="Unknown Author" w:date="2021-12-10T09:52:5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8" w:author="Unknown Author" w:date="2021-12-10T09:52:50Z"/>
        </w:rPr>
      </w:pPr>
      <w:del w:id="5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0" w:author="Unknown Author" w:date="2021-12-10T09:52:50Z"/>
        </w:rPr>
      </w:pPr>
      <w:del w:id="5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2" w:author="Unknown Author" w:date="2021-12-10T09:52:50Z"/>
        </w:rPr>
      </w:pPr>
      <w:del w:id="6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4" w:author="Unknown Author" w:date="2021-12-10T09:52:50Z"/>
        </w:rPr>
      </w:pPr>
      <w:del w:id="6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6" w:author="Unknown Author" w:date="2021-12-10T09:52:50Z"/>
        </w:rPr>
      </w:pPr>
      <w:del w:id="6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8" w:author="Unknown Author" w:date="2021-12-10T09:52:50Z"/>
        </w:rPr>
      </w:pPr>
      <w:del w:id="6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0" w:author="Unknown Author" w:date="2021-12-10T09:52:50Z"/>
        </w:rPr>
      </w:pPr>
      <w:del w:id="6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2" w:author="Unknown Author" w:date="2021-12-10T09:52:50Z"/>
        </w:rPr>
      </w:pPr>
      <w:del w:id="7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4" w:author="Unknown Author" w:date="2021-12-10T09:52:50Z"/>
        </w:rPr>
      </w:pPr>
      <w:del w:id="7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6" w:author="Unknown Author" w:date="2021-12-10T09:52:50Z"/>
        </w:rPr>
      </w:pPr>
      <w:del w:id="7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8" w:author="Unknown Author" w:date="2021-12-10T09:52:50Z"/>
        </w:rPr>
      </w:pPr>
      <w:del w:id="7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0" w:author="Unknown Author" w:date="2021-12-10T09:52:50Z"/>
        </w:rPr>
      </w:pPr>
      <w:del w:id="7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2" w:author="Unknown Author" w:date="2021-12-10T09:52:50Z"/>
        </w:rPr>
      </w:pPr>
      <w:del w:id="8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4" w:author="Unknown Author" w:date="2021-12-10T09:52:50Z"/>
        </w:rPr>
      </w:pPr>
      <w:del w:id="8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6" w:author="Unknown Author" w:date="2021-12-10T09:52:50Z"/>
        </w:rPr>
      </w:pPr>
      <w:del w:id="85"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r>
        <w:rPr>
          <w:rFonts w:cs="Times New Roman" w:ascii="Times New Roman" w:hAnsi="Times New Roman"/>
          <w:b/>
          <w:bCs/>
          <w:sz w:val="24"/>
          <w:szCs w:val="24"/>
        </w:rPr>
        <w:commentReference w:id="5"/>
      </w:r>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87" w:author="Unknown Author" w:date="2021-12-09T12:03:19Z">
        <w:r>
          <w:rPr>
            <w:rFonts w:cs="Times New Roman" w:ascii="Times New Roman" w:hAnsi="Times New Roman"/>
            <w:b/>
            <w:bCs/>
            <w:sz w:val="24"/>
            <w:szCs w:val="24"/>
          </w:rPr>
          <w:delText>TABLE OF CONTENTS………………………………………………………….….. vi</w:delText>
        </w:r>
      </w:del>
      <w:ins w:id="88" w:author="Unknown Author" w:date="2021-12-09T12:03:26Z">
        <w:r>
          <w:rPr>
            <w:rFonts w:cs="Times New Roman" w:ascii="Times New Roman" w:hAnsi="Times New Roman"/>
            <w:b/>
            <w:bCs/>
            <w:sz w:val="24"/>
            <w:szCs w:val="24"/>
          </w:rPr>
          <w:t>CHAPTER 1 THE PROBLEM AND ITS BACKGROUND</w:t>
        </w:r>
      </w:ins>
    </w:p>
    <w:p>
      <w:pPr>
        <w:pStyle w:val="Normal"/>
        <w:tabs>
          <w:tab w:val="clear" w:pos="709"/>
          <w:tab w:val="left" w:pos="460" w:leader="none"/>
        </w:tabs>
        <w:bidi w:val="0"/>
        <w:spacing w:lineRule="auto" w:line="480" w:before="0" w:after="40"/>
        <w:ind w:left="0" w:right="0" w:hanging="0"/>
        <w:jc w:val="both"/>
        <w:rPr/>
      </w:pPr>
      <w:ins w:id="89" w:author="Unknown Author" w:date="2021-12-09T12:04:27Z">
        <w:r>
          <w:rPr>
            <w:rFonts w:eastAsia="Noto Serif CJK SC" w:cs="Times New Roman" w:ascii="Times New Roman" w:hAnsi="Times New Roman"/>
            <w:b/>
            <w:bCs/>
            <w:color w:val="auto"/>
            <w:kern w:val="2"/>
            <w:sz w:val="24"/>
            <w:szCs w:val="24"/>
            <w:lang w:val="en-GB" w:eastAsia="zh-CN" w:bidi="hi-IN"/>
          </w:rPr>
          <w:tab/>
        </w:r>
      </w:ins>
      <w:ins w:id="90"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92"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94"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95"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97"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99"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100"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02"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04"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06"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07"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09" w:author="Unknown Author" w:date="2021-12-09T12:08:00Z">
        <w:r>
          <w:rPr>
            <w:rFonts w:eastAsia="Noto Serif CJK SC" w:cs="Times New Roman" w:ascii="Times New Roman" w:hAnsi="Times New Roman"/>
            <w:b/>
            <w:bCs/>
            <w:color w:val="auto"/>
            <w:kern w:val="2"/>
            <w:sz w:val="24"/>
            <w:szCs w:val="24"/>
            <w:lang w:val="en-GB" w:eastAsia="zh-CN" w:bidi="hi-IN"/>
          </w:rPr>
          <w:t>CHAPTER 2</w:t>
          <w:tab/>
          <w:t>REVIEW OF RELATED LITERATURE AND STUDIES</w:t>
        </w:r>
      </w:ins>
    </w:p>
    <w:p>
      <w:pPr>
        <w:pStyle w:val="Normal"/>
        <w:tabs>
          <w:tab w:val="clear" w:pos="709"/>
          <w:tab w:val="left" w:pos="460" w:leader="none"/>
        </w:tabs>
        <w:bidi w:val="0"/>
        <w:spacing w:lineRule="auto" w:line="480" w:before="0" w:after="40"/>
        <w:ind w:left="0" w:right="0" w:hanging="0"/>
        <w:jc w:val="both"/>
        <w:rPr/>
      </w:pPr>
      <w:ins w:id="111"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13"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14"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16"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18"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19"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21"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123" w:author="Unknown Author" w:date="2021-12-09T12:10:00Z">
        <w:r>
          <w:rPr>
            <w:rFonts w:eastAsia="Noto Serif CJK SC" w:cs="Times New Roman" w:ascii="Times New Roman" w:hAnsi="Times New Roman"/>
            <w:b/>
            <w:bCs/>
            <w:color w:val="auto"/>
            <w:kern w:val="2"/>
            <w:sz w:val="24"/>
            <w:szCs w:val="24"/>
            <w:lang w:val="en-GB" w:eastAsia="zh-CN" w:bidi="hi-IN"/>
          </w:rPr>
          <w:tab/>
        </w:r>
      </w:ins>
      <w:ins w:id="124" w:author="Unknown Author" w:date="2021-12-09T12:11:05Z">
        <w:r>
          <w:rPr>
            <w:rFonts w:eastAsia="Noto Serif CJK SC" w:cs="Times New Roman" w:ascii="Times New Roman" w:hAnsi="Times New Roman"/>
            <w:b/>
            <w:bCs/>
            <w:color w:val="auto"/>
            <w:kern w:val="2"/>
            <w:sz w:val="24"/>
            <w:szCs w:val="24"/>
            <w:lang w:val="en-GB" w:eastAsia="zh-CN" w:bidi="hi-IN"/>
          </w:rPr>
          <w:t>Theoretical Framework…………………………………………………………..25</w:t>
        </w:r>
      </w:ins>
    </w:p>
    <w:p>
      <w:pPr>
        <w:pStyle w:val="Normal"/>
        <w:tabs>
          <w:tab w:val="clear" w:pos="709"/>
          <w:tab w:val="left" w:pos="460" w:leader="none"/>
        </w:tabs>
        <w:bidi w:val="0"/>
        <w:spacing w:lineRule="auto" w:line="480" w:before="0" w:after="40"/>
        <w:ind w:left="0" w:right="0" w:hanging="0"/>
        <w:jc w:val="both"/>
        <w:rPr/>
      </w:pPr>
      <w:ins w:id="126" w:author="Unknown Author" w:date="2021-12-09T12:11:05Z">
        <w:r>
          <w:rPr>
            <w:rFonts w:eastAsia="Noto Serif CJK SC" w:cs="Times New Roman" w:ascii="Times New Roman" w:hAnsi="Times New Roman"/>
            <w:b/>
            <w:bCs/>
            <w:color w:val="auto"/>
            <w:kern w:val="2"/>
            <w:sz w:val="24"/>
            <w:szCs w:val="24"/>
            <w:lang w:val="en-GB" w:eastAsia="zh-CN" w:bidi="hi-IN"/>
          </w:rPr>
          <w:tab/>
          <w:t>Conceptual Framework……………………………………………………...29</w:t>
        </w:r>
      </w:ins>
    </w:p>
    <w:p>
      <w:pPr>
        <w:pStyle w:val="Normal"/>
        <w:tabs>
          <w:tab w:val="clear" w:pos="709"/>
          <w:tab w:val="left" w:pos="460" w:leader="none"/>
        </w:tabs>
        <w:bidi w:val="0"/>
        <w:spacing w:lineRule="auto" w:line="480" w:before="0" w:after="40"/>
        <w:ind w:left="0" w:right="0" w:hanging="0"/>
        <w:jc w:val="both"/>
        <w:rPr/>
      </w:pPr>
      <w:ins w:id="127" w:author="Unknown Author" w:date="2021-12-09T12:12:06Z">
        <w:r>
          <w:rPr>
            <w:rFonts w:eastAsia="Noto Serif CJK SC" w:cs="Times New Roman" w:ascii="Times New Roman" w:hAnsi="Times New Roman"/>
            <w:b/>
            <w:bCs/>
            <w:color w:val="auto"/>
            <w:kern w:val="2"/>
            <w:sz w:val="24"/>
            <w:szCs w:val="24"/>
            <w:lang w:val="en-GB" w:eastAsia="zh-CN" w:bidi="hi-IN"/>
          </w:rPr>
          <w:t>CHAPTER 3 RESEARCH METHODOLOGY</w:t>
        </w:r>
      </w:ins>
    </w:p>
    <w:p>
      <w:pPr>
        <w:pStyle w:val="Normal"/>
        <w:tabs>
          <w:tab w:val="clear" w:pos="709"/>
          <w:tab w:val="left" w:pos="460" w:leader="none"/>
        </w:tabs>
        <w:bidi w:val="0"/>
        <w:spacing w:lineRule="auto" w:line="480" w:before="0" w:after="40"/>
        <w:ind w:left="0" w:right="0" w:hanging="0"/>
        <w:jc w:val="both"/>
        <w:rPr/>
      </w:pPr>
      <w:ins w:id="129" w:author="Unknown Author" w:date="2021-12-09T12:12:06Z">
        <w:r>
          <w:rPr>
            <w:rFonts w:eastAsia="Noto Serif CJK SC" w:cs="Times New Roman" w:ascii="Times New Roman" w:hAnsi="Times New Roman"/>
            <w:b/>
            <w:bCs/>
            <w:color w:val="auto"/>
            <w:kern w:val="2"/>
            <w:sz w:val="24"/>
            <w:szCs w:val="24"/>
            <w:lang w:val="en-GB" w:eastAsia="zh-CN" w:bidi="hi-IN"/>
          </w:rPr>
          <w:tab/>
          <w:t>Introduction…………………………………………………………………..33</w:t>
        </w:r>
      </w:ins>
    </w:p>
    <w:p>
      <w:pPr>
        <w:pStyle w:val="Normal"/>
        <w:tabs>
          <w:tab w:val="clear" w:pos="709"/>
          <w:tab w:val="left" w:pos="460" w:leader="none"/>
        </w:tabs>
        <w:bidi w:val="0"/>
        <w:spacing w:lineRule="auto" w:line="480" w:before="0" w:after="40"/>
        <w:ind w:left="0" w:right="0" w:hanging="0"/>
        <w:jc w:val="both"/>
        <w:rPr/>
      </w:pPr>
      <w:ins w:id="131"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132" w:author="Unknown Author" w:date="2021-12-09T12:13:00Z">
        <w:r>
          <w:rPr>
            <w:rFonts w:eastAsia="Noto Serif CJK SC" w:cs="Times New Roman" w:ascii="Times New Roman" w:hAnsi="Times New Roman"/>
            <w:b/>
            <w:bCs/>
            <w:color w:val="auto"/>
            <w:kern w:val="2"/>
            <w:sz w:val="24"/>
            <w:szCs w:val="24"/>
            <w:lang w:val="en-GB" w:eastAsia="zh-CN" w:bidi="hi-IN"/>
          </w:rPr>
          <w:t>periment Design…………………………………………………………...33</w:t>
        </w:r>
      </w:ins>
    </w:p>
    <w:p>
      <w:pPr>
        <w:pStyle w:val="Normal"/>
        <w:tabs>
          <w:tab w:val="clear" w:pos="709"/>
          <w:tab w:val="left" w:pos="460" w:leader="none"/>
        </w:tabs>
        <w:bidi w:val="0"/>
        <w:spacing w:lineRule="auto" w:line="480" w:before="0" w:after="40"/>
        <w:ind w:left="0" w:right="0" w:hanging="0"/>
        <w:jc w:val="both"/>
        <w:rPr/>
      </w:pPr>
      <w:ins w:id="134"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Procedure………………………………………………………….35</w:t>
        </w:r>
      </w:ins>
    </w:p>
    <w:p>
      <w:pPr>
        <w:pStyle w:val="Normal"/>
        <w:tabs>
          <w:tab w:val="clear" w:pos="709"/>
          <w:tab w:val="left" w:pos="460" w:leader="none"/>
        </w:tabs>
        <w:bidi w:val="0"/>
        <w:spacing w:lineRule="auto" w:line="480" w:before="0" w:after="40"/>
        <w:ind w:left="0" w:right="0" w:hanging="0"/>
        <w:jc w:val="both"/>
        <w:rPr/>
      </w:pPr>
      <w:ins w:id="136"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Instrument…………………………………………………………37</w:t>
        </w:r>
      </w:ins>
    </w:p>
    <w:p>
      <w:pPr>
        <w:pStyle w:val="Normal"/>
        <w:tabs>
          <w:tab w:val="clear" w:pos="709"/>
          <w:tab w:val="left" w:pos="460" w:leader="none"/>
        </w:tabs>
        <w:bidi w:val="0"/>
        <w:spacing w:lineRule="auto" w:line="480" w:before="0" w:after="40"/>
        <w:ind w:left="0" w:right="0" w:hanging="0"/>
        <w:jc w:val="both"/>
        <w:rPr/>
      </w:pPr>
      <w:ins w:id="138"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Procedure…………………………………………………...39</w:t>
        </w:r>
      </w:ins>
    </w:p>
    <w:p>
      <w:pPr>
        <w:pStyle w:val="Normal"/>
        <w:tabs>
          <w:tab w:val="clear" w:pos="709"/>
          <w:tab w:val="left" w:pos="460" w:leader="none"/>
        </w:tabs>
        <w:bidi w:val="0"/>
        <w:spacing w:lineRule="auto" w:line="480" w:before="0" w:after="40"/>
        <w:ind w:left="0" w:right="0" w:hanging="0"/>
        <w:jc w:val="both"/>
        <w:rPr/>
      </w:pPr>
      <w:ins w:id="140" w:author="Unknown Author" w:date="2021-12-09T12:13:00Z">
        <w:r>
          <w:rPr>
            <w:rFonts w:eastAsia="Noto Serif CJK SC" w:cs="Times New Roman" w:ascii="Times New Roman" w:hAnsi="Times New Roman"/>
            <w:b/>
            <w:bCs/>
            <w:color w:val="auto"/>
            <w:kern w:val="2"/>
            <w:sz w:val="24"/>
            <w:szCs w:val="24"/>
            <w:lang w:val="en-GB" w:eastAsia="zh-CN" w:bidi="hi-IN"/>
          </w:rPr>
          <w:tab/>
        </w:r>
      </w:ins>
      <w:ins w:id="141"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Consideration………………………………………………………...40</w:t>
        </w:r>
      </w:ins>
      <w:bookmarkEnd w:id="0"/>
    </w:p>
    <w:p>
      <w:pPr>
        <w:pStyle w:val="Normal"/>
        <w:tabs>
          <w:tab w:val="clear" w:pos="709"/>
          <w:tab w:val="left" w:pos="460" w:leader="none"/>
        </w:tabs>
        <w:bidi w:val="0"/>
        <w:spacing w:lineRule="auto" w:line="480" w:before="0" w:after="40"/>
        <w:ind w:left="0" w:right="0" w:hanging="0"/>
        <w:jc w:val="both"/>
        <w:rPr/>
      </w:pPr>
      <w:ins w:id="143" w:author="Unknown Author" w:date="2021-12-09T12:13:00Z">
        <w:r>
          <w:rPr>
            <w:rFonts w:eastAsia="Noto Serif CJK SC" w:cs="Times New Roman" w:ascii="Times New Roman" w:hAnsi="Times New Roman"/>
            <w:b/>
            <w:bCs/>
            <w:color w:val="auto"/>
            <w:kern w:val="2"/>
            <w:sz w:val="24"/>
            <w:szCs w:val="24"/>
            <w:lang w:val="en-GB" w:eastAsia="zh-CN" w:bidi="hi-IN"/>
          </w:rPr>
          <w:tab/>
          <w:t>Data Analysis………..………………………………………………………...40</w:t>
        </w:r>
      </w:ins>
    </w:p>
    <w:p>
      <w:pPr>
        <w:pStyle w:val="Normal"/>
        <w:tabs>
          <w:tab w:val="clear" w:pos="709"/>
          <w:tab w:val="left" w:pos="460" w:leader="none"/>
        </w:tabs>
        <w:bidi w:val="0"/>
        <w:spacing w:lineRule="auto" w:line="480" w:before="0" w:after="40"/>
        <w:ind w:left="0" w:right="0" w:hanging="0"/>
        <w:jc w:val="both"/>
        <w:rPr/>
      </w:pPr>
      <w:ins w:id="145"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Treatment………………………………………………………….42</w:t>
        </w:r>
      </w:ins>
    </w:p>
    <w:p>
      <w:pPr>
        <w:pStyle w:val="Normal"/>
        <w:tabs>
          <w:tab w:val="clear" w:pos="709"/>
          <w:tab w:val="left" w:pos="460" w:leader="none"/>
        </w:tabs>
        <w:bidi w:val="0"/>
        <w:spacing w:lineRule="auto" w:line="480" w:before="0" w:after="40"/>
        <w:ind w:left="0" w:right="0" w:hanging="0"/>
        <w:jc w:val="both"/>
        <w:rPr>
          <w:b/>
          <w:b/>
          <w:bCs/>
          <w:ins w:id="148" w:author="Unknown Author" w:date="2021-12-09T12:13:00Z"/>
        </w:rPr>
      </w:pPr>
      <w:ins w:id="147"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150" w:author="Unknown Author" w:date="2021-12-09T12:13:00Z"/>
        </w:rPr>
      </w:pPr>
      <w:ins w:id="149" w:author="Unknown Author" w:date="2021-12-09T12:13:00Z">
        <w:r>
          <w:rPr>
            <w:rFonts w:eastAsia="Noto Serif CJK SC" w:cs="Times New Roman" w:ascii="Times New Roman" w:hAnsi="Times New Roman"/>
            <w:b/>
            <w:bCs/>
            <w:color w:val="auto"/>
            <w:kern w:val="2"/>
            <w:sz w:val="24"/>
            <w:szCs w:val="24"/>
            <w:lang w:val="en-GB" w:eastAsia="zh-CN" w:bidi="hi-IN"/>
          </w:rPr>
          <w:tab/>
          <w:t>Introduction…………………………………………………………………..46</w:t>
        </w:r>
      </w:ins>
    </w:p>
    <w:p>
      <w:pPr>
        <w:pStyle w:val="Normal"/>
        <w:tabs>
          <w:tab w:val="clear" w:pos="709"/>
          <w:tab w:val="left" w:pos="460" w:leader="none"/>
        </w:tabs>
        <w:bidi w:val="0"/>
        <w:spacing w:lineRule="auto" w:line="480" w:before="0" w:after="40"/>
        <w:ind w:left="0" w:right="0" w:hanging="0"/>
        <w:jc w:val="both"/>
        <w:rPr>
          <w:b/>
          <w:b/>
          <w:bCs/>
          <w:ins w:id="152" w:author="Unknown Author" w:date="2021-12-09T12:13:00Z"/>
        </w:rPr>
      </w:pPr>
      <w:ins w:id="151"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Profile………………………………………………………….46</w:t>
        </w:r>
      </w:ins>
    </w:p>
    <w:p>
      <w:pPr>
        <w:pStyle w:val="Normal"/>
        <w:tabs>
          <w:tab w:val="clear" w:pos="709"/>
          <w:tab w:val="left" w:pos="460" w:leader="none"/>
        </w:tabs>
        <w:bidi w:val="0"/>
        <w:spacing w:lineRule="auto" w:line="480" w:before="0" w:after="40"/>
        <w:ind w:left="0" w:right="0" w:hanging="0"/>
        <w:jc w:val="both"/>
        <w:rPr>
          <w:b/>
          <w:b/>
          <w:bCs/>
          <w:ins w:id="154" w:author="Unknown Author" w:date="2021-12-09T12:13:00Z"/>
        </w:rPr>
      </w:pPr>
      <w:ins w:id="153"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Testing……………………………………………….48</w:t>
        </w:r>
      </w:ins>
    </w:p>
    <w:p>
      <w:pPr>
        <w:pStyle w:val="Normal"/>
        <w:tabs>
          <w:tab w:val="clear" w:pos="709"/>
          <w:tab w:val="left" w:pos="460" w:leader="none"/>
        </w:tabs>
        <w:bidi w:val="0"/>
        <w:spacing w:lineRule="auto" w:line="480" w:before="0" w:after="40"/>
        <w:ind w:left="0" w:right="0" w:hanging="0"/>
        <w:jc w:val="both"/>
        <w:rPr>
          <w:b/>
          <w:b/>
          <w:bCs/>
          <w:ins w:id="156" w:author="Unknown Author" w:date="2021-12-09T12:13:00Z"/>
        </w:rPr>
      </w:pPr>
      <w:ins w:id="155"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Significance……………………………………………….72</w:t>
        </w:r>
      </w:ins>
    </w:p>
    <w:p>
      <w:pPr>
        <w:pStyle w:val="Normal"/>
        <w:tabs>
          <w:tab w:val="clear" w:pos="709"/>
          <w:tab w:val="left" w:pos="460" w:leader="none"/>
        </w:tabs>
        <w:bidi w:val="0"/>
        <w:spacing w:lineRule="auto" w:line="480" w:before="0" w:after="40"/>
        <w:ind w:left="0" w:right="0" w:hanging="0"/>
        <w:jc w:val="left"/>
        <w:rPr>
          <w:b/>
          <w:b/>
          <w:bCs/>
          <w:ins w:id="158" w:author="Unknown Author" w:date="2021-12-09T12:13:00Z"/>
        </w:rPr>
      </w:pPr>
      <w:ins w:id="157"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160" w:author="Unknown Author" w:date="2021-12-09T12:13:00Z"/>
        </w:rPr>
      </w:pPr>
      <w:ins w:id="159" w:author="Unknown Author" w:date="2021-12-09T12:13:00Z">
        <w:r>
          <w:rPr>
            <w:rFonts w:eastAsia="Noto Serif CJK SC" w:cs="Times New Roman" w:ascii="Times New Roman" w:hAnsi="Times New Roman"/>
            <w:b/>
            <w:bCs/>
            <w:color w:val="auto"/>
            <w:kern w:val="2"/>
            <w:sz w:val="24"/>
            <w:szCs w:val="24"/>
            <w:lang w:val="en-GB" w:eastAsia="zh-CN" w:bidi="hi-IN"/>
          </w:rPr>
          <w:tab/>
          <w:t>Introduction………………………………………………………………….81</w:t>
        </w:r>
      </w:ins>
    </w:p>
    <w:p>
      <w:pPr>
        <w:pStyle w:val="Normal"/>
        <w:tabs>
          <w:tab w:val="clear" w:pos="709"/>
          <w:tab w:val="left" w:pos="460" w:leader="none"/>
        </w:tabs>
        <w:bidi w:val="0"/>
        <w:spacing w:lineRule="auto" w:line="480" w:before="0" w:after="40"/>
        <w:ind w:left="0" w:right="0" w:hanging="0"/>
        <w:jc w:val="left"/>
        <w:rPr>
          <w:b/>
          <w:b/>
          <w:bCs/>
          <w:ins w:id="162" w:author="Unknown Author" w:date="2021-12-09T12:13:00Z"/>
        </w:rPr>
      </w:pPr>
      <w:ins w:id="161"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Findings………………………………………….…………….81</w:t>
        </w:r>
      </w:ins>
    </w:p>
    <w:p>
      <w:pPr>
        <w:pStyle w:val="Normal"/>
        <w:tabs>
          <w:tab w:val="clear" w:pos="709"/>
          <w:tab w:val="left" w:pos="460" w:leader="none"/>
        </w:tabs>
        <w:bidi w:val="0"/>
        <w:spacing w:lineRule="auto" w:line="480" w:before="0" w:after="40"/>
        <w:ind w:left="0" w:right="0" w:hanging="0"/>
        <w:jc w:val="left"/>
        <w:rPr>
          <w:b/>
          <w:b/>
          <w:bCs/>
          <w:ins w:id="164" w:author="Unknown Author" w:date="2021-12-09T12:13:00Z"/>
        </w:rPr>
      </w:pPr>
      <w:ins w:id="163" w:author="Unknown Author" w:date="2021-12-09T12:13:00Z">
        <w:r>
          <w:rPr>
            <w:rFonts w:eastAsia="Noto Serif CJK SC" w:cs="Times New Roman" w:ascii="Times New Roman" w:hAnsi="Times New Roman"/>
            <w:b/>
            <w:bCs/>
            <w:color w:val="auto"/>
            <w:kern w:val="2"/>
            <w:sz w:val="24"/>
            <w:szCs w:val="24"/>
            <w:lang w:val="en-GB" w:eastAsia="zh-CN" w:bidi="hi-IN"/>
          </w:rPr>
          <w:tab/>
          <w:t>Conclusion…………………………………………………….……………...83</w:t>
        </w:r>
      </w:ins>
    </w:p>
    <w:p>
      <w:pPr>
        <w:pStyle w:val="Normal"/>
        <w:tabs>
          <w:tab w:val="clear" w:pos="709"/>
          <w:tab w:val="left" w:pos="460" w:leader="none"/>
        </w:tabs>
        <w:bidi w:val="0"/>
        <w:spacing w:lineRule="auto" w:line="480" w:before="0" w:after="40"/>
        <w:ind w:left="0" w:right="0" w:hanging="0"/>
        <w:jc w:val="left"/>
        <w:rPr>
          <w:b/>
          <w:b/>
          <w:bCs/>
          <w:ins w:id="166" w:author="Unknown Author" w:date="2021-12-09T12:13:00Z"/>
        </w:rPr>
      </w:pPr>
      <w:ins w:id="165" w:author="Unknown Author" w:date="2021-12-09T12:13:00Z">
        <w:r>
          <w:rPr>
            <w:rFonts w:eastAsia="Noto Serif CJK SC" w:cs="Times New Roman" w:ascii="Times New Roman" w:hAnsi="Times New Roman"/>
            <w:b/>
            <w:bCs/>
            <w:color w:val="auto"/>
            <w:kern w:val="2"/>
            <w:sz w:val="24"/>
            <w:szCs w:val="24"/>
            <w:lang w:val="en-GB" w:eastAsia="zh-CN" w:bidi="hi-IN"/>
          </w:rPr>
          <w:tab/>
          <w:t>Recommendation……………………………………….……………………84</w:t>
        </w:r>
      </w:ins>
    </w:p>
    <w:p>
      <w:pPr>
        <w:pStyle w:val="Normal"/>
        <w:tabs>
          <w:tab w:val="clear" w:pos="709"/>
          <w:tab w:val="left" w:pos="460" w:leader="none"/>
        </w:tabs>
        <w:bidi w:val="0"/>
        <w:spacing w:lineRule="auto" w:line="480" w:before="0" w:after="40"/>
        <w:ind w:left="0" w:right="0" w:hanging="0"/>
        <w:jc w:val="left"/>
        <w:rPr>
          <w:b/>
          <w:b/>
          <w:bCs/>
          <w:ins w:id="168" w:author="Unknown Author" w:date="2021-12-09T12:13:00Z"/>
        </w:rPr>
      </w:pPr>
      <w:ins w:id="167" w:author="Unknown Author" w:date="2021-12-09T12:13:00Z">
        <w:r>
          <w:rPr>
            <w:rFonts w:eastAsia="Noto Serif CJK SC" w:cs="Times New Roman" w:ascii="Times New Roman" w:hAnsi="Times New Roman"/>
            <w:b/>
            <w:bCs/>
            <w:color w:val="auto"/>
            <w:kern w:val="2"/>
            <w:sz w:val="24"/>
            <w:szCs w:val="24"/>
            <w:lang w:val="en-GB" w:eastAsia="zh-CN" w:bidi="hi-IN"/>
          </w:rPr>
          <w:t>LIST OF REFERENCES</w:t>
        </w:r>
      </w:ins>
    </w:p>
    <w:p>
      <w:pPr>
        <w:pStyle w:val="Normal"/>
        <w:tabs>
          <w:tab w:val="clear" w:pos="709"/>
          <w:tab w:val="left" w:pos="460" w:leader="none"/>
        </w:tabs>
        <w:bidi w:val="0"/>
        <w:spacing w:lineRule="auto" w:line="480" w:before="0" w:after="40"/>
        <w:ind w:left="0" w:right="0" w:hanging="0"/>
        <w:jc w:val="left"/>
        <w:rPr>
          <w:b/>
          <w:b/>
          <w:bCs/>
          <w:ins w:id="170" w:author="Unknown Author" w:date="2021-12-09T12:13:00Z"/>
        </w:rPr>
      </w:pPr>
      <w:ins w:id="169" w:author="Unknown Author" w:date="2021-12-09T12:13:00Z">
        <w:r>
          <w:rPr>
            <w:rFonts w:eastAsia="Noto Serif CJK SC" w:cs="Times New Roman" w:ascii="Times New Roman" w:hAnsi="Times New Roman"/>
            <w:b/>
            <w:bCs/>
            <w:color w:val="auto"/>
            <w:kern w:val="2"/>
            <w:sz w:val="24"/>
            <w:szCs w:val="24"/>
            <w:lang w:val="en-GB" w:eastAsia="zh-CN" w:bidi="hi-IN"/>
          </w:rPr>
          <w:t>SPECIMENS</w:t>
        </w:r>
      </w:ins>
    </w:p>
    <w:p>
      <w:pPr>
        <w:pStyle w:val="Normal"/>
        <w:tabs>
          <w:tab w:val="clear" w:pos="709"/>
          <w:tab w:val="left" w:pos="460" w:leader="none"/>
        </w:tabs>
        <w:bidi w:val="0"/>
        <w:spacing w:lineRule="auto" w:line="480" w:before="0" w:after="40"/>
        <w:ind w:left="0" w:right="0" w:hanging="0"/>
        <w:jc w:val="left"/>
        <w:rPr>
          <w:b/>
          <w:b/>
          <w:bCs/>
          <w:ins w:id="172" w:author="Unknown Author" w:date="2021-12-09T12:13:00Z"/>
        </w:rPr>
      </w:pPr>
      <w:ins w:id="171" w:author="Unknown Author" w:date="2021-12-09T12:13:00Z">
        <w:r>
          <w:rPr>
            <w:rFonts w:eastAsia="Noto Serif CJK SC" w:cs="Times New Roman" w:ascii="Times New Roman" w:hAnsi="Times New Roman"/>
            <w:b/>
            <w:bCs/>
            <w:color w:val="auto"/>
            <w:kern w:val="2"/>
            <w:sz w:val="24"/>
            <w:szCs w:val="24"/>
            <w:lang w:val="en-GB" w:eastAsia="zh-CN" w:bidi="hi-IN"/>
          </w:rPr>
          <w:t>CURRICULUM VITAE</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Fonts w:eastAsia="Noto Serif CJK SC" w:cs="Times New Roman" w:ascii="Times New Roman" w:hAnsi="Times New Roman"/>
          <w:b/>
          <w:bCs/>
          <w:color w:val="auto"/>
          <w:kern w:val="2"/>
          <w:sz w:val="24"/>
          <w:szCs w:val="24"/>
          <w:lang w:val="en-GB" w:eastAsia="zh-CN" w:bidi="hi-IN"/>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del w:id="173" w:author="Unknown Author" w:date="2021-12-09T12:05:23Z">
        <w:r>
          <w:rPr/>
          <w:commentReference w:id="6"/>
        </w:r>
      </w:del>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76" w:author="Unknown Author" w:date="2021-12-06T11:40:31Z"/>
        </w:rPr>
      </w:pPr>
      <w:del w:id="175" w:author="Unknown Author" w:date="2021-12-06T11:40:31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78" w:author="Unknown Author" w:date="2021-12-06T11:40:31Z"/>
        </w:rPr>
      </w:pPr>
      <w:del w:id="177"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0" w:author="Unknown Author" w:date="2021-12-06T11:40:31Z"/>
        </w:rPr>
      </w:pPr>
      <w:del w:id="179"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2" w:author="Unknown Author" w:date="2021-12-06T11:41:13Z"/>
        </w:rPr>
      </w:pPr>
      <w:del w:id="181" w:author="Unknown Author" w:date="2021-12-06T11:41:13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4" w:author="Unknown Author" w:date="2021-12-06T11:41:13Z"/>
        </w:rPr>
      </w:pPr>
      <w:del w:id="183"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86" w:author="Unknown Author" w:date="2021-12-06T11:41:13Z"/>
        </w:rPr>
      </w:pPr>
      <w:del w:id="185"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88" w:author="Unknown Author" w:date="2021-12-06T11:36:27Z"/>
        </w:rPr>
      </w:pPr>
      <w:del w:id="187" w:author="Unknown Author" w:date="2021-12-06T11:36:27Z">
        <w:r>
          <w:rPr/>
        </w:r>
      </w:del>
    </w:p>
    <w:p>
      <w:pPr>
        <w:pStyle w:val="Normal"/>
        <w:tabs>
          <w:tab w:val="clear" w:pos="709"/>
          <w:tab w:val="left" w:pos="460" w:leader="none"/>
        </w:tabs>
        <w:bidi w:val="0"/>
        <w:spacing w:lineRule="auto" w:line="480" w:before="0" w:after="40"/>
        <w:ind w:left="0" w:right="0" w:hanging="0"/>
        <w:jc w:val="center"/>
        <w:rPr/>
      </w:pPr>
      <w:del w:id="189" w:author="Unknown Author" w:date="2021-12-06T11:41:10Z">
        <w:r>
          <w:rPr>
            <w:rFonts w:ascii="Times New Roman" w:hAnsi="Times New Roman"/>
            <w:b/>
            <w:bCs/>
          </w:rPr>
          <w:delText>C</w:delText>
        </w:r>
      </w:del>
      <w:ins w:id="190"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191"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193" w:author="Unknown Author" w:date="2021-12-06T11:57:13Z"/>
          <w:b/>
          <w:b/>
          <w:bCs/>
        </w:rPr>
      </w:pPr>
      <w:ins w:id="192" w:author="Unknown Author" w:date="2021-12-06T11:57:13Z">
        <w:r>
          <w:rPr/>
        </w:r>
      </w:ins>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del w:id="195" w:author="Unknown Author" w:date="2021-12-06T11:57:00Z"/>
        </w:rPr>
      </w:pPr>
      <w:del w:id="194" w:author="Unknown Author" w:date="2021-12-04T13:34:11Z">
        <w:r>
          <w:rPr/>
          <w:commentReference w:id="7"/>
        </w:r>
      </w:del>
    </w:p>
    <w:p>
      <w:pPr>
        <w:pStyle w:val="Normal"/>
        <w:widowControl/>
        <w:tabs>
          <w:tab w:val="clear" w:pos="709"/>
          <w:tab w:val="left" w:pos="460" w:leader="none"/>
        </w:tabs>
        <w:suppressAutoHyphens w:val="true"/>
        <w:overflowPunct w:val="tru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196"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197" w:author="Unknown Author" w:date="2021-12-06T11:57:20Z">
        <w:r>
          <w:rPr>
            <w:rFonts w:ascii="Times New Roman" w:hAnsi="Times New Roman"/>
            <w:b w:val="false"/>
            <w:bCs w:val="false"/>
          </w:rPr>
          <w:delText xml:space="preserve"> </w:delText>
        </w:r>
      </w:del>
      <w:ins w:id="198"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as 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199" w:author="Unknown Author" w:date="2021-12-04T13:34:21Z">
        <w:r>
          <w:rPr>
            <w:rFonts w:ascii="Times New Roman" w:hAnsi="Times New Roman"/>
            <w:b w:val="false"/>
            <w:bCs w:val="false"/>
          </w:rPr>
          <w:commentReference w:id="8"/>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200" w:author="Unknown Author" w:date="2021-12-05T11:53:36Z">
        <w:r>
          <w:rPr>
            <w:rFonts w:ascii="Times New Roman" w:hAnsi="Times New Roman"/>
            <w:b w:val="false"/>
            <w:bCs w:val="false"/>
          </w:rPr>
          <w:delText xml:space="preserve"> (check) </w:delText>
        </w:r>
      </w:del>
      <w:ins w:id="201"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202"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204" w:author="Unknown Author" w:date="2021-12-06T11:41:51Z"/>
        </w:rPr>
      </w:pPr>
      <w:del w:id="203"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206" w:author="Unknown Author" w:date="2021-12-06T11:41:51Z"/>
        </w:rPr>
      </w:pPr>
      <w:del w:id="205"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208" w:author="Unknown Author" w:date="2021-12-06T11:41:51Z"/>
        </w:rPr>
      </w:pPr>
      <w:del w:id="207"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10" w:author="Unknown Author" w:date="2021-12-09T12:26:24Z"/>
          <w:b/>
          <w:b/>
          <w:bCs/>
        </w:rPr>
      </w:pPr>
      <w:ins w:id="209" w:author="Unknown Author" w:date="2021-12-09T12:26:24Z">
        <w:r>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212" w:author="Unknown Author" w:date="2021-12-06T11:57:32Z"/>
          <w:b w:val="false"/>
          <w:b w:val="false"/>
          <w:bCs w:val="false"/>
        </w:rPr>
      </w:pPr>
      <w:ins w:id="211"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214" w:author="Unknown Author" w:date="2021-12-06T11:57:32Z"/>
          <w:b w:val="false"/>
          <w:b w:val="false"/>
          <w:bCs w:val="false"/>
        </w:rPr>
      </w:pPr>
      <w:ins w:id="213"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216" w:author="Unknown Author" w:date="2021-12-06T11:44:24Z"/>
        </w:rPr>
      </w:pPr>
      <w:del w:id="215" w:author="Unknown Author" w:date="2021-12-06T11:44:24Z">
        <w:r>
          <w:rPr/>
        </w:r>
      </w:del>
    </w:p>
    <w:p>
      <w:pPr>
        <w:pStyle w:val="Normal"/>
        <w:bidi w:val="0"/>
        <w:spacing w:lineRule="auto" w:line="480" w:before="0" w:after="159"/>
        <w:ind w:left="0" w:right="0" w:hanging="0"/>
        <w:jc w:val="center"/>
        <w:rPr>
          <w:rFonts w:ascii="Times New Roman" w:hAnsi="Times New Roman"/>
          <w:b/>
          <w:b/>
          <w:bCs/>
          <w:del w:id="218" w:author="Unknown Author" w:date="2021-12-06T11:44:24Z"/>
        </w:rPr>
      </w:pPr>
      <w:del w:id="217"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20" w:author="Unknown Author" w:date="2021-12-06T11:41:56Z"/>
        </w:rPr>
      </w:pPr>
      <w:del w:id="219" w:author="Unknown Author" w:date="2021-12-06T11:41:56Z">
        <w:r>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9">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222" w:author="Unknown Author" w:date="2021-12-06T11:43:20Z"/>
        </w:rPr>
      </w:pPr>
      <w:del w:id="221" w:author="Unknown Author" w:date="2021-12-06T11:43:20Z">
        <w:r>
          <w:rPr/>
        </w:r>
      </w:del>
    </w:p>
    <w:p>
      <w:pPr>
        <w:pStyle w:val="Normal"/>
        <w:bidi w:val="0"/>
        <w:spacing w:lineRule="auto" w:line="480" w:before="0" w:after="159"/>
        <w:ind w:left="0" w:right="0" w:hanging="0"/>
        <w:jc w:val="center"/>
        <w:rPr>
          <w:rFonts w:ascii="Times New Roman" w:hAnsi="Times New Roman"/>
          <w:b/>
          <w:b/>
          <w:bCs/>
        </w:rPr>
      </w:pPr>
      <w:ins w:id="223"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225" w:author="Unknown Author" w:date="2021-12-10T10:48:35Z">
        <w:r>
          <w:rPr>
            <w:rFonts w:ascii="Times New Roman" w:hAnsi="Times New Roman"/>
            <w:b w:val="false"/>
            <w:bCs w:val="false"/>
            <w:i w:val="false"/>
            <w:iCs w:val="false"/>
            <w:sz w:val="16"/>
          </w:rPr>
          <w:t xml:space="preserve">fig1: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230" w:author="Unknown Author" w:date="2021-12-06T11:43:27Z"/>
        </w:rPr>
      </w:pPr>
      <w:del w:id="227" w:author="Unknown Author" w:date="2021-12-06T11:43:02Z">
        <w:r>
          <w:rPr>
            <w:rFonts w:ascii="Times New Roman" w:hAnsi="Times New Roman"/>
            <w:b w:val="false"/>
            <w:bCs w:val="false"/>
          </w:rPr>
          <w:tab/>
        </w:r>
      </w:del>
      <w:ins w:id="228"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229"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231"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232" w:author="Unknown Author" w:date="2021-12-06T11:42:53Z">
        <w:r>
          <w:rPr>
            <w:rFonts w:ascii="Times New Roman" w:hAnsi="Times New Roman"/>
            <w:b w:val="false"/>
            <w:bCs w:val="false"/>
          </w:rPr>
          <w:delText xml:space="preserve"> </w:delText>
        </w:r>
      </w:del>
      <w:ins w:id="233"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Create a baseline rubric for determining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234"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236" w:author="Unknown Author" w:date="2021-12-06T11:42:07Z"/>
          <w:b w:val="false"/>
          <w:b w:val="false"/>
          <w:bCs w:val="false"/>
        </w:rPr>
      </w:pPr>
      <w:ins w:id="235" w:author="Unknown Author" w:date="2021-12-06T11:42:07Z">
        <w:r>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238" w:author="Unknown Author" w:date="2021-12-06T11:57:59Z"/>
        </w:rPr>
      </w:pPr>
      <w:del w:id="237"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40" w:author="Unknown Author" w:date="2021-12-06T11:58:01Z"/>
          <w:b w:val="false"/>
          <w:b w:val="false"/>
          <w:bCs w:val="false"/>
        </w:rPr>
      </w:pPr>
      <w:ins w:id="239"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pPr>
      <w:del w:id="241"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pPr>
      <w:del w:id="242"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244" w:author="Unknown Author" w:date="2021-12-06T11:45:29Z"/>
        </w:rPr>
      </w:pPr>
      <w:del w:id="243" w:author="Unknown Author" w:date="2021-12-06T11:45:29Z">
        <w:r>
          <w:rPr/>
        </w:r>
      </w:del>
    </w:p>
    <w:p>
      <w:pPr>
        <w:pStyle w:val="Normal"/>
        <w:bidi w:val="0"/>
        <w:spacing w:lineRule="auto" w:line="480" w:before="0" w:after="159"/>
        <w:ind w:left="0" w:right="0" w:firstLine="720"/>
        <w:jc w:val="both"/>
        <w:rPr>
          <w:rFonts w:ascii="Times New Roman" w:hAnsi="Times New Roman"/>
          <w:b/>
          <w:b/>
          <w:bCs/>
          <w:del w:id="246" w:author="Unknown Author" w:date="2021-12-06T11:45:29Z"/>
        </w:rPr>
      </w:pPr>
      <w:del w:id="245" w:author="Unknown Author" w:date="2021-12-06T11:45:29Z">
        <w:r>
          <w:rPr>
            <w:rFonts w:ascii="Times New Roman" w:hAnsi="Times New Roman"/>
            <w:b w:val="false"/>
            <w:bCs w:val="false"/>
          </w:rPr>
          <w:delText xml:space="preserve"> </w:delText>
        </w:r>
      </w:del>
    </w:p>
    <w:p>
      <w:pPr>
        <w:pStyle w:val="Normal"/>
        <w:widowControl/>
        <w:suppressAutoHyphens w:val="true"/>
        <w:overflowPunct w:val="true"/>
        <w:bidi w:val="0"/>
        <w:spacing w:lineRule="auto" w:line="480" w:before="0" w:after="159"/>
        <w:ind w:left="0" w:right="0" w:firstLine="720"/>
        <w:jc w:val="both"/>
        <w:rPr>
          <w:rFonts w:ascii="Times New Roman" w:hAnsi="Times New Roman"/>
          <w:b/>
          <w:b/>
          <w:bCs/>
          <w:del w:id="248" w:author="Unknown Author" w:date="2021-12-06T11:45:29Z"/>
        </w:rPr>
      </w:pPr>
      <w:del w:id="247"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r>
        <w:rPr/>
        <w:commentReference w:id="9"/>
      </w:r>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5">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7">
                <wp:simplePos x="0" y="0"/>
                <wp:positionH relativeFrom="column">
                  <wp:posOffset>-1555750</wp:posOffset>
                </wp:positionH>
                <wp:positionV relativeFrom="paragraph">
                  <wp:posOffset>24130</wp:posOffset>
                </wp:positionV>
                <wp:extent cx="1811655" cy="116205"/>
                <wp:effectExtent l="0" t="0" r="0" b="0"/>
                <wp:wrapNone/>
                <wp:docPr id="4" name="Shape1"/>
                <a:graphic xmlns:a="http://schemas.openxmlformats.org/drawingml/2006/main">
                  <a:graphicData uri="http://schemas.microsoft.com/office/word/2010/wordprocessingShape">
                    <wps:wsp>
                      <wps:cNvSpPr/>
                      <wps:spPr>
                        <a:xfrm>
                          <a:off x="0" y="0"/>
                          <a:ext cx="181116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2.5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1360170</wp:posOffset>
                </wp:positionH>
                <wp:positionV relativeFrom="paragraph">
                  <wp:posOffset>8255</wp:posOffset>
                </wp:positionV>
                <wp:extent cx="1552575" cy="116205"/>
                <wp:effectExtent l="0" t="0" r="0" b="0"/>
                <wp:wrapNone/>
                <wp:docPr id="6" name="Shape2"/>
                <a:graphic xmlns:a="http://schemas.openxmlformats.org/drawingml/2006/main">
                  <a:graphicData uri="http://schemas.microsoft.com/office/word/2010/wordprocessingShape">
                    <wps:wsp>
                      <wps:cNvSpPr/>
                      <wps:spPr>
                        <a:xfrm>
                          <a:off x="0" y="0"/>
                          <a:ext cx="155196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2.1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8">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249" w:author="Unknown Author" w:date="2021-12-09T12:26:44Z">
        <w:r>
          <w:rPr/>
          <w:commentReference w:id="10"/>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250" w:author="Unknown Author" w:date="2021-12-10T10:49:18Z">
        <w:r>
          <w:rPr>
            <w:rFonts w:ascii="Times New Roman" w:hAnsi="Times New Roman"/>
            <w:b w:val="false"/>
            <w:bCs w:val="false"/>
            <w:sz w:val="16"/>
            <w:szCs w:val="20"/>
          </w:rPr>
          <w:t xml:space="preserve">fig2: </w:t>
        </w:r>
      </w:ins>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251"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252"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255" w:author="Unknown Author" w:date="2021-10-31T11:21:50Z"/>
          <w:b/>
          <w:b/>
          <w:bCs/>
        </w:rPr>
      </w:pPr>
      <w:ins w:id="253" w:author="Unknown Author" w:date="2021-10-31T11:21:50Z">
        <w:r>
          <w:rPr>
            <w:rFonts w:ascii="Times New Roman" w:hAnsi="Times New Roman"/>
            <w:b/>
            <w:bCs/>
          </w:rPr>
          <w:t>H0:</w:t>
        </w:r>
      </w:ins>
      <w:ins w:id="254"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258" w:author="Unknown Author" w:date="2021-10-31T11:21:50Z"/>
          <w:b/>
          <w:b/>
          <w:bCs/>
        </w:rPr>
      </w:pPr>
      <w:ins w:id="256" w:author="Unknown Author" w:date="2021-10-31T11:21:50Z">
        <w:r>
          <w:rPr>
            <w:rFonts w:ascii="Times New Roman" w:hAnsi="Times New Roman"/>
            <w:b/>
            <w:bCs/>
          </w:rPr>
          <w:t xml:space="preserve">H1: </w:t>
        </w:r>
      </w:ins>
      <w:ins w:id="257"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261" w:author="Unknown Author" w:date="2021-10-31T11:21:50Z"/>
          <w:b/>
          <w:b/>
          <w:bCs/>
        </w:rPr>
      </w:pPr>
      <w:ins w:id="259" w:author="Unknown Author" w:date="2021-10-31T11:21:50Z">
        <w:r>
          <w:rPr>
            <w:rFonts w:ascii="Times New Roman" w:hAnsi="Times New Roman"/>
            <w:b/>
            <w:bCs/>
          </w:rPr>
          <w:t xml:space="preserve">H2: </w:t>
        </w:r>
      </w:ins>
      <w:ins w:id="260"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262" w:author="Unknown Author" w:date="2021-10-31T11:21:50Z">
        <w:r>
          <w:rPr>
            <w:rFonts w:ascii="Times New Roman" w:hAnsi="Times New Roman"/>
            <w:b/>
            <w:bCs/>
          </w:rPr>
          <w:t xml:space="preserve">H3: </w:t>
        </w:r>
      </w:ins>
      <w:ins w:id="263"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266" w:author="Unknown Author" w:date="2021-10-31T11:20:53Z"/>
        </w:rPr>
      </w:pPr>
      <w:del w:id="264" w:author="Unknown Author" w:date="2021-10-31T11:20:53Z">
        <w:r>
          <w:rPr>
            <w:rFonts w:ascii="Times New Roman" w:hAnsi="Times New Roman"/>
            <w:b/>
            <w:bCs/>
            <w:sz w:val="24"/>
            <w:szCs w:val="24"/>
          </w:rPr>
          <w:delText>Null Hypothesis</w:delText>
        </w:r>
      </w:del>
      <w:del w:id="265"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269" w:author="Unknown Author" w:date="2021-10-31T11:20:53Z"/>
        </w:rPr>
      </w:pPr>
      <w:del w:id="267" w:author="Unknown Author" w:date="2021-10-31T11:20:53Z">
        <w:r>
          <w:rPr>
            <w:rFonts w:ascii="Times New Roman" w:hAnsi="Times New Roman"/>
            <w:b/>
            <w:bCs/>
          </w:rPr>
          <w:delText>Alternative Hypothesis</w:delText>
        </w:r>
      </w:del>
      <w:del w:id="268"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270" w:author="Unknown Author" w:date="2021-12-09T12:26:53Z">
        <w:r>
          <w:rPr>
            <w:rFonts w:ascii="Times New Roman" w:hAnsi="Times New Roman"/>
            <w:b/>
            <w:bCs/>
          </w:rPr>
          <w:commentReference w:id="11"/>
        </w:r>
      </w:del>
    </w:p>
    <w:p>
      <w:pPr>
        <w:pStyle w:val="Normal"/>
        <w:bidi w:val="0"/>
        <w:spacing w:lineRule="auto" w:line="480" w:before="0" w:after="159"/>
        <w:ind w:left="0" w:right="0" w:hanging="0"/>
        <w:jc w:val="both"/>
        <w:rPr/>
      </w:pPr>
      <w:ins w:id="271" w:author="Unknown Author" w:date="2021-12-11T10:31:38Z">
        <w:r>
          <w:rPr>
            <w:rFonts w:eastAsia="Noto Serif CJK SC" w:cs="Lohit Devanagari" w:ascii="Times New Roman" w:hAnsi="Times New Roman"/>
            <w:b w:val="false"/>
            <w:bCs w:val="false"/>
          </w:rPr>
          <w:t xml:space="preserve">Δ – Delta, shortform of </w:t>
        </w:r>
      </w:ins>
      <w:ins w:id="272" w:author="Unknown Author" w:date="2021-12-11T10:32:02Z">
        <w:r>
          <w:rPr>
            <w:rFonts w:eastAsia="Noto Serif CJK SC" w:cs="Lohit Devanagari" w:ascii="Times New Roman" w:hAnsi="Times New Roman"/>
            <w:b w:val="false"/>
            <w:bCs w:val="false"/>
          </w:rPr>
          <w:t>“change in”</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274" w:author="Unknown Author" w:date="2021-11-12T14:06:22Z">
        <w:r>
          <w:rPr>
            <w:rFonts w:ascii="Times New Roman" w:hAnsi="Times New Roman"/>
            <w:b w:val="false"/>
            <w:bCs w:val="false"/>
          </w:rPr>
          <w:delText>a</w:delText>
        </w:r>
      </w:del>
      <w:ins w:id="275" w:author="Unknown Author" w:date="2021-11-12T14:06:26Z">
        <w:r>
          <w:rPr>
            <w:rFonts w:ascii="Times New Roman" w:hAnsi="Times New Roman"/>
            <w:b w:val="false"/>
            <w:bCs w:val="false"/>
          </w:rPr>
          <w:t>high latency</w:t>
        </w:r>
      </w:ins>
      <w:del w:id="276"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spacing w:lineRule="auto" w:line="480"/>
        <w:ind w:left="0" w:right="0" w:hanging="0"/>
        <w:jc w:val="center"/>
        <w:rPr>
          <w:rFonts w:ascii="Times New Roman" w:hAnsi="Times New Roman"/>
          <w:b/>
          <w:b/>
          <w:bCs/>
          <w:del w:id="278" w:author="Unknown Author" w:date="2021-12-06T11:45:37Z"/>
        </w:rPr>
      </w:pPr>
      <w:del w:id="277" w:author="Unknown Author" w:date="2021-12-06T11:45:37Z">
        <w:r>
          <w:rPr/>
        </w:r>
      </w:del>
    </w:p>
    <w:p>
      <w:pPr>
        <w:pStyle w:val="Normal"/>
        <w:bidi w:val="0"/>
        <w:spacing w:lineRule="auto" w:line="480" w:before="0" w:after="159"/>
        <w:ind w:left="0" w:right="0" w:hanging="0"/>
        <w:jc w:val="both"/>
        <w:rPr>
          <w:rFonts w:ascii="Times New Roman" w:hAnsi="Times New Roman"/>
          <w:b w:val="false"/>
          <w:b w:val="false"/>
          <w:bCs w:val="false"/>
          <w:sz w:val="24"/>
          <w:del w:id="280" w:author="Unknown Author" w:date="2021-12-06T11:45:37Z"/>
        </w:rPr>
      </w:pPr>
      <w:del w:id="279"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82" w:author="Unknown Author" w:date="2021-12-06T11:45:37Z"/>
        </w:rPr>
      </w:pPr>
      <w:del w:id="281"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284" w:author="Unknown Author" w:date="2021-12-06T11:45:37Z"/>
        </w:rPr>
      </w:pPr>
      <w:del w:id="283"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286" w:author="Unknown Author" w:date="2021-11-08T14:45:22Z"/>
        </w:rPr>
      </w:pPr>
      <w:del w:id="285" w:author="Unknown Author" w:date="2021-11-08T14:45:22Z">
        <w:r>
          <w:rPr/>
        </w:r>
      </w:del>
    </w:p>
    <w:p>
      <w:pPr>
        <w:pStyle w:val="Normal"/>
        <w:bidi w:val="0"/>
        <w:spacing w:lineRule="auto" w:line="480" w:before="0" w:after="159"/>
        <w:ind w:left="0" w:right="0" w:hanging="0"/>
        <w:jc w:val="left"/>
        <w:rPr>
          <w:rFonts w:ascii="Times New Roman" w:hAnsi="Times New Roman"/>
          <w:b w:val="false"/>
          <w:b w:val="false"/>
          <w:bCs w:val="false"/>
          <w:sz w:val="24"/>
          <w:del w:id="288" w:author="Unknown Author" w:date="2021-11-08T14:45:22Z"/>
        </w:rPr>
      </w:pPr>
      <w:del w:id="287"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289"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290"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291"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del w:id="292" w:author="Unknown Author" w:date="2021-12-11T10:29:54Z">
        <w:r>
          <w:rPr>
            <w:rFonts w:cs="Times New Roman" w:ascii="Times New Roman" w:hAnsi="Times New Roman"/>
            <w:b w:val="false"/>
            <w:bCs w:val="false"/>
            <w:sz w:val="24"/>
            <w:szCs w:val="24"/>
          </w:rPr>
          <w:tab/>
        </w:r>
      </w:del>
      <w:ins w:id="293" w:author="Unknown Author" w:date="2021-12-11T10:30:00Z">
        <w:r>
          <w:rPr>
            <w:rFonts w:cs="Times New Roman" w:ascii="Times New Roman" w:hAnsi="Times New Roman"/>
            <w:b w:val="false"/>
            <w:bCs w:val="false"/>
            <w:sz w:val="24"/>
            <w:szCs w:val="24"/>
          </w:rPr>
          <w:tab/>
        </w:r>
      </w:ins>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ins w:id="294" w:author="Unknown Author" w:date="2021-12-11T10:30:15Z"/>
          <w:b/>
          <w:b/>
          <w:bCs/>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p>
    <w:p>
      <w:pPr>
        <w:pStyle w:val="Normal"/>
        <w:spacing w:lineRule="auto" w:line="480" w:before="0" w:after="159"/>
        <w:ind w:left="0" w:right="0" w:hanging="0"/>
        <w:jc w:val="both"/>
        <w:rPr>
          <w:rFonts w:ascii="Times New Roman" w:hAnsi="Times New Roman"/>
          <w:b/>
          <w:b/>
          <w:bCs/>
          <w:del w:id="297" w:author="Unknown Author" w:date="2021-12-06T11:58:15Z"/>
        </w:rPr>
      </w:pPr>
      <w:del w:id="295" w:author="Unknown Author" w:date="2021-12-05T11:56:42Z">
        <w:r>
          <w:rPr>
            <w:rFonts w:cs="Times New Roman" w:ascii="Times New Roman" w:hAnsi="Times New Roman"/>
            <w:b w:val="false"/>
            <w:bCs w:val="false"/>
            <w:sz w:val="24"/>
            <w:szCs w:val="24"/>
          </w:rPr>
          <w:delText xml:space="preserve"> </w:delText>
        </w:r>
      </w:del>
      <w:del w:id="296" w:author="Unknown Author" w:date="2021-12-05T11:56:42Z">
        <w:r>
          <w:rPr>
            <w:rFonts w:cs="Times New Roman" w:ascii="Times New Roman" w:hAnsi="Times New Roman"/>
            <w:b w:val="false"/>
            <w:bCs w:val="false"/>
            <w:sz w:val="24"/>
            <w:szCs w:val="24"/>
          </w:rPr>
          <w:delText>(Check if we can cross-validate preprint)</w:delText>
          <w:tab/>
        </w:r>
      </w:del>
    </w:p>
    <w:p>
      <w:pPr>
        <w:pStyle w:val="Normal"/>
        <w:spacing w:lineRule="auto" w:line="480" w:before="0" w:after="159"/>
        <w:ind w:left="0" w:right="0" w:hanging="0"/>
        <w:jc w:val="both"/>
        <w:rPr>
          <w:rFonts w:ascii="Times New Roman" w:hAnsi="Times New Roman"/>
          <w:b/>
          <w:b/>
          <w:bCs/>
          <w:del w:id="299" w:author="Unknown Author" w:date="2021-12-11T10:29:17Z"/>
        </w:rPr>
      </w:pPr>
      <w:del w:id="298" w:author="Unknown Author" w:date="2021-12-11T10:29:17Z">
        <w:r>
          <w:rPr/>
        </w:r>
      </w:del>
    </w:p>
    <w:p>
      <w:pPr>
        <w:pStyle w:val="Normal"/>
        <w:spacing w:lineRule="auto" w:line="480" w:before="0" w:after="159"/>
        <w:ind w:left="0" w:right="0" w:hanging="0"/>
        <w:jc w:val="both"/>
        <w:rPr>
          <w:rFonts w:ascii="Times New Roman" w:hAnsi="Times New Roman"/>
          <w:b/>
          <w:b/>
          <w:bCs/>
        </w:rPr>
      </w:pPr>
      <w:del w:id="300" w:author="Unknown Author" w:date="2021-12-11T10:29:17Z">
        <w:r>
          <w:rPr>
            <w:rFonts w:cs="Times New Roman" w:ascii="Times New Roman" w:hAnsi="Times New Roman"/>
            <w:b/>
            <w:bCs/>
            <w:sz w:val="24"/>
            <w:szCs w:val="24"/>
          </w:rPr>
          <w:delText>Foreign Literature</w:delText>
        </w:r>
      </w:del>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del w:id="301" w:author="Unknown Author" w:date="2021-12-11T10:30:09Z"/>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ins w:id="303" w:author="Unknown Author" w:date="2021-12-11T10:30:10Z"/>
          <w:b/>
          <w:b/>
          <w:bCs/>
        </w:rPr>
      </w:pPr>
      <w:ins w:id="302" w:author="Unknown Author" w:date="2021-12-11T10:30:10Z">
        <w:r>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del w:id="304" w:author="Unknown Author" w:date="2021-12-11T10:30:09Z">
        <w:r>
          <w:rPr>
            <w:rFonts w:cs="Times New Roman" w:ascii="Times New Roman" w:hAnsi="Times New Roman"/>
            <w:b/>
            <w:bCs/>
            <w:sz w:val="24"/>
            <w:szCs w:val="24"/>
          </w:rPr>
          <w:delText>Foreign Literature</w:delText>
        </w:r>
      </w:del>
      <w:bookmarkStart w:id="19" w:name="__DdeLink__2427_3405752883"/>
    </w:p>
    <w:p>
      <w:pPr>
        <w:pStyle w:val="Normal"/>
        <w:spacing w:lineRule="auto" w:line="480" w:before="0" w:after="159"/>
        <w:ind w:left="0" w:right="0" w:hanging="0"/>
        <w:jc w:val="both"/>
        <w:rPr>
          <w:rFonts w:ascii="Times New Roman" w:hAnsi="Times New Roman"/>
          <w:b/>
          <w:b/>
          <w:bCs/>
        </w:rPr>
      </w:pPr>
      <w:r>
        <w:rPr>
          <w:b w:val="false"/>
          <w:bCs w:val="false"/>
        </w:rPr>
        <w:tab/>
      </w:r>
      <w:bookmarkStart w:id="20" w:name="__DdeLink__1094_556402519"/>
      <w:r>
        <w:rPr>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Meat Data Saver Mode: Is there any way to save mobile data?, 2021)</w:t>
      </w:r>
      <w:bookmarkEnd w:id="20"/>
    </w:p>
    <w:p>
      <w:pPr>
        <w:pStyle w:val="Normal"/>
        <w:spacing w:lineRule="auto" w:line="480" w:before="0" w:after="159"/>
        <w:ind w:left="0" w:right="0" w:hanging="0"/>
        <w:jc w:val="both"/>
        <w:rPr>
          <w:rFonts w:ascii="Times New Roman" w:hAnsi="Times New Roman"/>
          <w:b/>
          <w:b/>
          <w:bCs/>
        </w:rPr>
      </w:pPr>
      <w:r>
        <w:rPr>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306" w:author="Unknown Author" w:date="2021-12-06T11:58:30Z"/>
          <w:b/>
          <w:b/>
          <w:bCs/>
        </w:rPr>
      </w:pPr>
      <w:ins w:id="305"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ins w:id="308" w:author="Unknown Author" w:date="2021-12-06T11:58:30Z"/>
          <w:b/>
          <w:b/>
          <w:bCs/>
        </w:rPr>
      </w:pPr>
      <w:ins w:id="307" w:author="Unknown Author" w:date="2021-12-06T11:58:30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309" w:author="Unknown Author" w:date="2021-12-09T12:27:02Z">
        <w:r>
          <w:rPr>
            <w:rFonts w:cs="Times New Roman" w:ascii="Times New Roman" w:hAnsi="Times New Roman"/>
            <w:b/>
            <w:bCs/>
            <w:sz w:val="24"/>
            <w:szCs w:val="24"/>
          </w:rPr>
          <w:commentReference w:id="12"/>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8_2756205791"/>
      <w:bookmarkStart w:id="24" w:name="__DdeLink__3065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del w:id="310" w:author="Unknown Author" w:date="2021-12-11T10:30:23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del w:id="311" w:author="Unknown Author" w:date="2021-12-11T10:30:28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spacing w:lineRule="auto" w:line="480" w:before="0" w:after="159"/>
        <w:ind w:left="0" w:right="0" w:hanging="0"/>
        <w:jc w:val="both"/>
        <w:rPr>
          <w:rFonts w:ascii="Times New Roman" w:hAnsi="Times New Roman"/>
          <w:b/>
          <w:b/>
          <w:bCs/>
        </w:rPr>
      </w:pPr>
      <w:r>
        <w:rPr/>
      </w:r>
    </w:p>
    <w:p>
      <w:pPr>
        <w:pStyle w:val="Normal"/>
        <w:spacing w:lineRule="auto" w:line="480" w:before="0" w:after="159"/>
        <w:ind w:left="0" w:right="0" w:hanging="0"/>
        <w:jc w:val="both"/>
        <w:rPr>
          <w:rFonts w:ascii="Times New Roman" w:hAnsi="Times New Roman"/>
          <w:b/>
          <w:b/>
          <w:bCs/>
        </w:rPr>
      </w:pPr>
      <w:r>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del w:id="312" w:author="Unknown Author" w:date="2021-12-11T10:30:36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314" w:author="Unknown Author" w:date="2021-12-06T11:59:07Z"/>
        </w:rPr>
      </w:pPr>
      <w:del w:id="313" w:author="Unknown Author" w:date="2021-12-06T11:59:07Z">
        <w:r>
          <w:rPr/>
        </w:r>
      </w:del>
    </w:p>
    <w:p>
      <w:pPr>
        <w:pStyle w:val="Normal"/>
        <w:spacing w:lineRule="auto" w:line="480" w:before="0" w:after="159"/>
        <w:ind w:left="0" w:right="0" w:hanging="0"/>
        <w:jc w:val="both"/>
        <w:rPr>
          <w:rFonts w:ascii="Times New Roman" w:hAnsi="Times New Roman"/>
          <w:b/>
          <w:b/>
          <w:bCs/>
        </w:rPr>
      </w:pPr>
      <w:del w:id="315" w:author="Unknown Author" w:date="2021-12-11T10:30:40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316" w:author="Unknown Author" w:date="2021-12-09T12:27:12Z">
        <w:bookmarkEnd w:id="34"/>
        <w:r>
          <w:rPr>
            <w:rFonts w:cs="Times New Roman" w:ascii="Times New Roman" w:hAnsi="Times New Roman"/>
            <w:b w:val="false"/>
            <w:bCs w:val="false"/>
            <w:sz w:val="24"/>
            <w:szCs w:val="24"/>
          </w:rPr>
          <w:commentReference w:id="13"/>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3081_2756205791"/>
      <w:bookmarkStart w:id="36" w:name="__DdeLink__1111_556402519"/>
      <w:bookmarkStart w:id="37" w:name="__DdeLink__2431_3405752883"/>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del w:id="317" w:author="Unknown Author" w:date="2021-12-11T10:31:04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del w:id="318" w:author="Unknown Author" w:date="2021-12-11T10:31:08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val="false"/>
          <w:b w:val="false"/>
          <w:bCs w:val="false"/>
          <w:sz w:val="24"/>
          <w:del w:id="319"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321" w:author="Unknown Author" w:date="2021-10-31T11:24:27Z"/>
          <w:b w:val="false"/>
          <w:b w:val="false"/>
          <w:bCs w:val="false"/>
          <w:sz w:val="24"/>
        </w:rPr>
      </w:pPr>
      <w:ins w:id="320" w:author="Unknown Author" w:date="2021-10-31T11:24:27Z">
        <w:r>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del w:id="322" w:author="Unknown Author" w:date="2021-12-11T10:34:56Z">
        <w:r>
          <w:rPr>
            <w:rFonts w:ascii="Times New Roman" w:hAnsi="Times New Roman"/>
            <w:b w:val="false"/>
            <w:bCs w:val="false"/>
            <w:sz w:val="24"/>
          </w:rPr>
          <w:tab/>
        </w:r>
      </w:del>
      <w:ins w:id="323" w:author="Unknown Author" w:date="2021-12-11T10:34:58Z">
        <w:r>
          <w:rPr>
            <w:rFonts w:ascii="Times New Roman" w:hAnsi="Times New Roman"/>
            <w:b w:val="false"/>
            <w:bCs w:val="false"/>
            <w:sz w:val="24"/>
          </w:rPr>
          <w:tab/>
        </w:r>
      </w:ins>
      <w:r>
        <w:rPr>
          <w:rFonts w:ascii="Times New Roman" w:hAnsi="Times New Roman"/>
          <w:b w:val="false"/>
          <w:bCs w:val="false"/>
          <w:sz w:val="24"/>
        </w:rPr>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ins w:id="325" w:author="Unknown Author" w:date="2021-12-11T10:34:02Z"/>
          <w:b/>
          <w:b/>
          <w:bCs/>
        </w:rPr>
      </w:pPr>
      <w:ins w:id="324" w:author="Unknown Author" w:date="2021-12-11T10:34:02Z">
        <w:r>
          <w:rPr/>
        </w:r>
      </w:ins>
    </w:p>
    <w:p>
      <w:pPr>
        <w:pStyle w:val="Normal"/>
        <w:bidi w:val="0"/>
        <w:spacing w:lineRule="auto" w:line="480" w:before="0" w:after="159"/>
        <w:ind w:left="0" w:right="0" w:hanging="0"/>
        <w:jc w:val="both"/>
        <w:rPr>
          <w:rFonts w:ascii="Times New Roman" w:hAnsi="Times New Roman"/>
          <w:ins w:id="327" w:author="Unknown Author" w:date="2021-12-11T10:34:02Z"/>
          <w:b/>
          <w:b/>
          <w:bCs/>
        </w:rPr>
      </w:pPr>
      <w:ins w:id="326" w:author="Unknown Author" w:date="2021-12-11T10:34:02Z">
        <w:r>
          <w:rPr/>
        </w:r>
      </w:ins>
    </w:p>
    <w:p>
      <w:pPr>
        <w:pStyle w:val="Normal"/>
        <w:bidi w:val="0"/>
        <w:spacing w:lineRule="auto" w:line="480" w:before="0" w:after="159"/>
        <w:ind w:left="0" w:right="0" w:hanging="0"/>
        <w:jc w:val="both"/>
        <w:rPr>
          <w:rFonts w:ascii="Times New Roman" w:hAnsi="Times New Roman"/>
          <w:ins w:id="329" w:author="Unknown Author" w:date="2021-12-11T10:34:02Z"/>
          <w:b/>
          <w:b/>
          <w:bCs/>
        </w:rPr>
      </w:pPr>
      <w:ins w:id="328" w:author="Unknown Author" w:date="2021-12-11T10:34:02Z">
        <w:r>
          <w:rPr/>
        </w:r>
      </w:ins>
    </w:p>
    <w:p>
      <w:pPr>
        <w:pStyle w:val="Normal"/>
        <w:bidi w:val="0"/>
        <w:spacing w:lineRule="auto" w:line="480" w:before="0" w:after="159"/>
        <w:ind w:left="0" w:right="0" w:hanging="0"/>
        <w:jc w:val="both"/>
        <w:rPr>
          <w:rFonts w:ascii="Times New Roman" w:hAnsi="Times New Roman"/>
          <w:ins w:id="331" w:author="Unknown Author" w:date="2021-12-11T10:34:02Z"/>
          <w:b/>
          <w:b/>
          <w:bCs/>
        </w:rPr>
      </w:pPr>
      <w:ins w:id="330" w:author="Unknown Author" w:date="2021-12-11T10:34:02Z">
        <w:r>
          <w:rPr/>
        </w:r>
      </w:ins>
    </w:p>
    <w:p>
      <w:pPr>
        <w:pStyle w:val="Normal"/>
        <w:bidi w:val="0"/>
        <w:spacing w:lineRule="auto" w:line="480" w:before="0" w:after="159"/>
        <w:ind w:left="0" w:right="0" w:hanging="0"/>
        <w:jc w:val="both"/>
        <w:rPr>
          <w:rFonts w:ascii="Times New Roman" w:hAnsi="Times New Roman"/>
          <w:ins w:id="333" w:author="Unknown Author" w:date="2021-12-11T10:34:02Z"/>
          <w:b/>
          <w:b/>
          <w:bCs/>
        </w:rPr>
      </w:pPr>
      <w:ins w:id="332" w:author="Unknown Author" w:date="2021-12-11T10:34:02Z">
        <w:r>
          <w:rPr/>
        </w:r>
      </w:ins>
    </w:p>
    <w:p>
      <w:pPr>
        <w:pStyle w:val="Normal"/>
        <w:bidi w:val="0"/>
        <w:spacing w:lineRule="auto" w:line="480" w:before="0" w:after="159"/>
        <w:ind w:left="0" w:right="0" w:hanging="0"/>
        <w:jc w:val="both"/>
        <w:rPr>
          <w:rFonts w:ascii="Times New Roman" w:hAnsi="Times New Roman"/>
          <w:ins w:id="335" w:author="Unknown Author" w:date="2021-12-11T10:34:02Z"/>
          <w:b/>
          <w:b/>
          <w:bCs/>
        </w:rPr>
      </w:pPr>
      <w:ins w:id="334" w:author="Unknown Author" w:date="2021-12-11T10:34:02Z">
        <w:r>
          <w:rPr/>
        </w:r>
      </w:ins>
    </w:p>
    <w:p>
      <w:pPr>
        <w:pStyle w:val="Normal"/>
        <w:bidi w:val="0"/>
        <w:spacing w:lineRule="auto" w:line="480" w:before="0" w:after="159"/>
        <w:ind w:left="0" w:right="0" w:hanging="0"/>
        <w:jc w:val="both"/>
        <w:rPr>
          <w:rFonts w:ascii="Times New Roman" w:hAnsi="Times New Roman"/>
          <w:ins w:id="337" w:author="Unknown Author" w:date="2021-12-11T10:34:02Z"/>
          <w:b/>
          <w:b/>
          <w:bCs/>
        </w:rPr>
      </w:pPr>
      <w:ins w:id="336" w:author="Unknown Author" w:date="2021-12-11T10:34:02Z">
        <w:r>
          <w:rPr/>
        </w:r>
      </w:ins>
    </w:p>
    <w:p>
      <w:pPr>
        <w:pStyle w:val="Normal"/>
        <w:bidi w:val="0"/>
        <w:spacing w:lineRule="auto" w:line="480" w:before="0" w:after="159"/>
        <w:ind w:left="0" w:right="0" w:hanging="0"/>
        <w:jc w:val="both"/>
        <w:rPr>
          <w:rFonts w:ascii="Times New Roman" w:hAnsi="Times New Roman"/>
          <w:ins w:id="339" w:author="Unknown Author" w:date="2021-12-11T10:34:02Z"/>
          <w:b/>
          <w:b/>
          <w:bCs/>
        </w:rPr>
      </w:pPr>
      <w:ins w:id="338" w:author="Unknown Author" w:date="2021-12-11T10:34:02Z">
        <w:r>
          <w:rPr/>
        </w:r>
      </w:ins>
    </w:p>
    <w:p>
      <w:pPr>
        <w:pStyle w:val="Normal"/>
        <w:bidi w:val="0"/>
        <w:spacing w:lineRule="auto" w:line="480" w:before="0" w:after="159"/>
        <w:ind w:left="0" w:right="0" w:hanging="0"/>
        <w:jc w:val="both"/>
        <w:rPr>
          <w:rFonts w:ascii="Times New Roman" w:hAnsi="Times New Roman"/>
          <w:ins w:id="341" w:author="Unknown Author" w:date="2021-12-11T10:34:02Z"/>
          <w:b/>
          <w:b/>
          <w:bCs/>
        </w:rPr>
      </w:pPr>
      <w:ins w:id="340" w:author="Unknown Author" w:date="2021-12-11T10:34:02Z">
        <w:r>
          <w:rPr/>
        </w:r>
      </w:ins>
    </w:p>
    <w:p>
      <w:pPr>
        <w:pStyle w:val="Normal"/>
        <w:bidi w:val="0"/>
        <w:spacing w:lineRule="auto" w:line="480" w:before="0" w:after="159"/>
        <w:ind w:left="0" w:right="0" w:hanging="0"/>
        <w:jc w:val="both"/>
        <w:rPr>
          <w:rFonts w:ascii="Times New Roman" w:hAnsi="Times New Roman"/>
          <w:ins w:id="343" w:author="Unknown Author" w:date="2021-12-11T10:34:02Z"/>
          <w:b/>
          <w:b/>
          <w:bCs/>
        </w:rPr>
      </w:pPr>
      <w:ins w:id="342" w:author="Unknown Author" w:date="2021-12-11T10:34:02Z">
        <w:r>
          <w:rPr/>
        </w:r>
      </w:ins>
    </w:p>
    <w:p>
      <w:pPr>
        <w:pStyle w:val="Normal"/>
        <w:bidi w:val="0"/>
        <w:spacing w:lineRule="auto" w:line="480" w:before="0" w:after="159"/>
        <w:ind w:left="0" w:right="0" w:hanging="0"/>
        <w:jc w:val="both"/>
        <w:rPr>
          <w:rFonts w:ascii="Times New Roman" w:hAnsi="Times New Roman"/>
          <w:ins w:id="345" w:author="Unknown Author" w:date="2021-12-11T10:34:02Z"/>
          <w:b/>
          <w:b/>
          <w:bCs/>
        </w:rPr>
      </w:pPr>
      <w:ins w:id="344" w:author="Unknown Author" w:date="2021-12-11T10:34:02Z">
        <w:r>
          <w:rPr/>
        </w:r>
      </w:ins>
    </w:p>
    <w:p>
      <w:pPr>
        <w:pStyle w:val="Normal"/>
        <w:bidi w:val="0"/>
        <w:spacing w:lineRule="auto" w:line="480" w:before="0" w:after="159"/>
        <w:ind w:left="0" w:right="0" w:hanging="0"/>
        <w:jc w:val="both"/>
        <w:rPr>
          <w:rFonts w:ascii="Times New Roman" w:hAnsi="Times New Roman"/>
          <w:ins w:id="347" w:author="Unknown Author" w:date="2021-12-11T10:34:02Z"/>
          <w:b/>
          <w:b/>
          <w:bCs/>
        </w:rPr>
      </w:pPr>
      <w:ins w:id="346" w:author="Unknown Author" w:date="2021-12-11T10:34:02Z">
        <w:r>
          <w:rPr/>
        </w:r>
      </w:ins>
    </w:p>
    <w:p>
      <w:pPr>
        <w:pStyle w:val="Normal"/>
        <w:bidi w:val="0"/>
        <w:spacing w:lineRule="auto" w:line="480" w:before="0" w:after="159"/>
        <w:ind w:left="0" w:right="0" w:hanging="0"/>
        <w:jc w:val="both"/>
        <w:rPr>
          <w:rFonts w:ascii="Times New Roman" w:hAnsi="Times New Roman"/>
          <w:ins w:id="349" w:author="Unknown Author" w:date="2021-12-11T10:34:02Z"/>
          <w:b/>
          <w:b/>
          <w:bCs/>
        </w:rPr>
      </w:pPr>
      <w:ins w:id="348" w:author="Unknown Author" w:date="2021-12-11T10:34:02Z">
        <w:r>
          <w:rPr/>
        </w:r>
      </w:ins>
    </w:p>
    <w:p>
      <w:pPr>
        <w:pStyle w:val="Normal"/>
        <w:bidi w:val="0"/>
        <w:spacing w:lineRule="auto" w:line="480" w:before="0" w:after="159"/>
        <w:ind w:left="0" w:right="0" w:hanging="0"/>
        <w:jc w:val="both"/>
        <w:rPr>
          <w:rFonts w:ascii="Times New Roman" w:hAnsi="Times New Roman"/>
          <w:ins w:id="351" w:author="Unknown Author" w:date="2021-12-11T10:34:02Z"/>
          <w:b/>
          <w:b/>
          <w:bCs/>
        </w:rPr>
      </w:pPr>
      <w:ins w:id="350" w:author="Unknown Author" w:date="2021-12-11T10:34:02Z">
        <w:r>
          <w:rPr>
            <w:rFonts w:ascii="Times New Roman" w:hAnsi="Times New Roman"/>
            <w:b/>
            <w:bCs/>
            <w:sz w:val="24"/>
          </w:rPr>
          <w:t>Conceptual Framework</w:t>
        </w:r>
      </w:ins>
    </w:p>
    <w:p>
      <w:pPr>
        <w:pStyle w:val="Normal"/>
        <w:bidi w:val="0"/>
        <w:spacing w:lineRule="auto" w:line="480" w:before="0" w:after="159"/>
        <w:ind w:left="0" w:right="0" w:firstLine="720"/>
        <w:jc w:val="both"/>
        <w:rPr>
          <w:rFonts w:ascii="Times New Roman" w:hAnsi="Times New Roman"/>
          <w:ins w:id="355" w:author="Unknown Author" w:date="2021-12-11T10:34:02Z"/>
          <w:b/>
          <w:b/>
          <w:bCs/>
        </w:rPr>
      </w:pPr>
      <w:ins w:id="352" w:author="Unknown Author" w:date="2021-12-11T10:34:02Z">
        <w:r>
          <w:rPr>
            <w:rFonts w:cs="Times New Roman" w:ascii="Times New Roman" w:hAnsi="Times New Roman"/>
            <w:b w:val="false"/>
            <w:bCs w:val="false"/>
            <w:sz w:val="24"/>
            <w:szCs w:val="24"/>
          </w:rPr>
          <w:t>Conceptual framework contains the input, process and output of the study.  A</w:t>
        </w:r>
      </w:ins>
      <w:r>
        <w:rPr>
          <w:rFonts w:cs="Times New Roman" w:ascii="Times New Roman" w:hAnsi="Times New Roman"/>
          <w:b w:val="false"/>
          <w:bCs w:val="false"/>
          <w:sz w:val="24"/>
          <w:szCs w:val="24"/>
        </w:rPr>
        <w:t xml:space="preserve"> </w:t>
      </w:r>
      <w:ins w:id="353" w:author="Unknown Author" w:date="2021-12-11T10:34:02Z">
        <w:r>
          <w:rPr>
            <w:rFonts w:cs="Times New Roman" w:ascii="Times New Roman" w:hAnsi="Times New Roman"/>
            <w:b w:val="false"/>
            <w:bCs w:val="false"/>
            <w:sz w:val="24"/>
            <w:szCs w:val="24"/>
          </w:rPr>
          <w:t>conceptual framework</w:t>
        </w:r>
      </w:ins>
      <w:r>
        <w:rPr>
          <w:rFonts w:cs="Times New Roman" w:ascii="Times New Roman" w:hAnsi="Times New Roman"/>
          <w:b w:val="false"/>
          <w:bCs w:val="false"/>
          <w:sz w:val="24"/>
          <w:szCs w:val="24"/>
        </w:rPr>
        <w:t xml:space="preserve"> </w:t>
      </w:r>
      <w:ins w:id="354" w:author="Unknown Author" w:date="2021-12-11T10:34:02Z">
        <w:r>
          <w:rPr>
            <w:rFonts w:cs="Times New Roman" w:ascii="Times New Roman" w:hAnsi="Times New Roman"/>
            <w:b w:val="false"/>
            <w:bCs w:val="false"/>
            <w:sz w:val="24"/>
            <w:szCs w:val="24"/>
          </w:rPr>
          <w:t>demonstrates what the researchers supposed to find through the study. It is often signified in a visual plan.</w:t>
        </w:r>
      </w:ins>
    </w:p>
    <w:p>
      <w:pPr>
        <w:pStyle w:val="Normal"/>
        <w:bidi w:val="0"/>
        <w:spacing w:lineRule="auto" w:line="480" w:before="0" w:after="159"/>
        <w:ind w:left="0" w:right="0" w:hanging="0"/>
        <w:jc w:val="both"/>
        <w:rPr>
          <w:rFonts w:ascii="Times New Roman" w:hAnsi="Times New Roman"/>
          <w:ins w:id="356" w:author="Unknown Author" w:date="2021-12-11T10:34:02Z"/>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31">
                <wp:simplePos x="0" y="0"/>
                <wp:positionH relativeFrom="column">
                  <wp:posOffset>635</wp:posOffset>
                </wp:positionH>
                <wp:positionV relativeFrom="paragraph">
                  <wp:posOffset>-134620</wp:posOffset>
                </wp:positionV>
                <wp:extent cx="4871085" cy="3209925"/>
                <wp:effectExtent l="0" t="0" r="0" b="0"/>
                <wp:wrapNone/>
                <wp:docPr id="9" name="Shape5_0"/>
                <a:graphic xmlns:a="http://schemas.openxmlformats.org/drawingml/2006/main">
                  <a:graphicData uri="http://schemas.microsoft.com/office/word/2010/wordprocessingShape">
                    <wps:wsp>
                      <wps:cNvSpPr/>
                      <wps:spPr>
                        <a:xfrm>
                          <a:off x="0" y="0"/>
                          <a:ext cx="4870440" cy="3209400"/>
                        </a:xfrm>
                        <a:custGeom>
                          <a:avLst/>
                          <a:gdLst/>
                          <a:ahLst/>
                          <a:rect l="l" t="t" r="r" b="b"/>
                          <a:pathLst>
                            <a:path w="9097" h="5014">
                              <a:moveTo>
                                <a:pt x="835" y="0"/>
                              </a:moveTo>
                              <a:lnTo>
                                <a:pt x="836" y="0"/>
                              </a:lnTo>
                              <a:cubicBezTo>
                                <a:pt x="689" y="0"/>
                                <a:pt x="545" y="39"/>
                                <a:pt x="418" y="112"/>
                              </a:cubicBezTo>
                              <a:cubicBezTo>
                                <a:pt x="291" y="185"/>
                                <a:pt x="185" y="291"/>
                                <a:pt x="112" y="418"/>
                              </a:cubicBezTo>
                              <a:cubicBezTo>
                                <a:pt x="39" y="545"/>
                                <a:pt x="0" y="689"/>
                                <a:pt x="0" y="836"/>
                              </a:cubicBezTo>
                              <a:lnTo>
                                <a:pt x="0" y="4177"/>
                              </a:lnTo>
                              <a:lnTo>
                                <a:pt x="0" y="4178"/>
                              </a:lnTo>
                              <a:cubicBezTo>
                                <a:pt x="0" y="4324"/>
                                <a:pt x="39" y="4468"/>
                                <a:pt x="112" y="4595"/>
                              </a:cubicBezTo>
                              <a:cubicBezTo>
                                <a:pt x="185" y="4722"/>
                                <a:pt x="291" y="4828"/>
                                <a:pt x="418" y="4901"/>
                              </a:cubicBezTo>
                              <a:cubicBezTo>
                                <a:pt x="545" y="4974"/>
                                <a:pt x="689" y="5013"/>
                                <a:pt x="836" y="5013"/>
                              </a:cubicBezTo>
                              <a:lnTo>
                                <a:pt x="8260" y="5013"/>
                              </a:lnTo>
                              <a:lnTo>
                                <a:pt x="8261" y="5013"/>
                              </a:lnTo>
                              <a:cubicBezTo>
                                <a:pt x="8407" y="5013"/>
                                <a:pt x="8551" y="4974"/>
                                <a:pt x="8678" y="4901"/>
                              </a:cubicBezTo>
                              <a:cubicBezTo>
                                <a:pt x="8805" y="4828"/>
                                <a:pt x="8911" y="4722"/>
                                <a:pt x="8984" y="4595"/>
                              </a:cubicBezTo>
                              <a:cubicBezTo>
                                <a:pt x="9057" y="4468"/>
                                <a:pt x="9096" y="4324"/>
                                <a:pt x="9096" y="4178"/>
                              </a:cubicBezTo>
                              <a:lnTo>
                                <a:pt x="9096" y="835"/>
                              </a:lnTo>
                              <a:lnTo>
                                <a:pt x="9096" y="836"/>
                              </a:lnTo>
                              <a:lnTo>
                                <a:pt x="9096" y="836"/>
                              </a:lnTo>
                              <a:cubicBezTo>
                                <a:pt x="9096" y="689"/>
                                <a:pt x="9057" y="545"/>
                                <a:pt x="8984" y="418"/>
                              </a:cubicBezTo>
                              <a:cubicBezTo>
                                <a:pt x="8911" y="291"/>
                                <a:pt x="8805" y="185"/>
                                <a:pt x="8678" y="112"/>
                              </a:cubicBezTo>
                              <a:cubicBezTo>
                                <a:pt x="8551" y="39"/>
                                <a:pt x="8407" y="0"/>
                                <a:pt x="8261" y="0"/>
                              </a:cubicBezTo>
                              <a:lnTo>
                                <a:pt x="83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34">
                <wp:simplePos x="0" y="0"/>
                <wp:positionH relativeFrom="column">
                  <wp:posOffset>73025</wp:posOffset>
                </wp:positionH>
                <wp:positionV relativeFrom="paragraph">
                  <wp:posOffset>-203200</wp:posOffset>
                </wp:positionV>
                <wp:extent cx="4729480" cy="3165475"/>
                <wp:effectExtent l="0" t="0" r="0" b="0"/>
                <wp:wrapNone/>
                <wp:docPr id="10" name="Shape8_0"/>
                <a:graphic xmlns:a="http://schemas.openxmlformats.org/drawingml/2006/main">
                  <a:graphicData uri="http://schemas.microsoft.com/office/word/2010/wordprocessingShape">
                    <wps:wsp>
                      <wps:cNvSpPr/>
                      <wps:spPr>
                        <a:xfrm>
                          <a:off x="0" y="0"/>
                          <a:ext cx="4728960" cy="31647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fillcolor="black" stroked="t" style="position:absolute;margin-left:372pt;margin-top:342.75pt;width:81.65pt;height:14.9pt">
                                  <w10:wrap type="none"/>
                                  <v:fill o:detectmouseclick="t" type="solid" color2="white"/>
                                  <v:stroke color="black" joinstyle="round" endcap="flat"/>
                                </v:rect>
                              </w:pict>
                              <w:pict>
                                <v:rect id="shape_0" fillcolor="black" stroked="t" style="position:absolute;margin-left:386.85pt;margin-top:39.45pt;width:72.85pt;height:14.95pt;rotation:90">
                                  <w10:wrap type="none"/>
                                  <v:fill o:detectmouseclick="t" type="solid" color2="white"/>
                                  <v:stroke color="black" joinstyle="round" endcap="flat"/>
                                </v:rect>
                              </w:pict>
                              <w:t>1</w:t>
                            </w:r>
                            <w:r>
                              <w:rPr>
                                <w:rFonts w:ascii="Times New Roman" w:hAnsi="Times New Roman"/>
                                <w:color w:val="000000"/>
                                <w:sz w:val="20"/>
                              </w:rPr>
                              <w:t>.3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wps:txbx>
                      <wps:bodyPr lIns="90000" rIns="90000" tIns="45000" bIns="45000">
                        <a:noAutofit/>
                      </wps:bodyPr>
                    </wps:wsp>
                  </a:graphicData>
                </a:graphic>
              </wp:anchor>
            </w:drawing>
          </mc:Choice>
          <mc:Fallback>
            <w:pict>
              <v:rect id="shape_0" ID="Shape8_0" stroked="f" style="position:absolute;margin-left:5.75pt;margin-top:-16pt;width:372.3pt;height:249.15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fillcolor="black" stroked="t" style="position:absolute;margin-left:372pt;margin-top:342.75pt;width:81.65pt;height:14.9pt">
                            <w10:wrap type="none"/>
                            <v:fill o:detectmouseclick="t" type="solid" color2="white"/>
                            <v:stroke color="black" joinstyle="round" endcap="flat"/>
                          </v:rect>
                        </w:pict>
                        <w:pict>
                          <v:rect id="shape_0" fillcolor="black" stroked="t" style="position:absolute;margin-left:386.85pt;margin-top:39.45pt;width:72.85pt;height:14.95pt;rotation:90">
                            <w10:wrap type="none"/>
                            <v:fill o:detectmouseclick="t" type="solid" color2="white"/>
                            <v:stroke color="black" joinstyle="round" endcap="flat"/>
                          </v:rect>
                        </w:pict>
                        <w:t>1</w:t>
                      </w:r>
                      <w:r>
                        <w:rPr>
                          <w:rFonts w:ascii="Times New Roman" w:hAnsi="Times New Roman"/>
                          <w:color w:val="000000"/>
                          <w:sz w:val="20"/>
                        </w:rPr>
                        <w:t>.3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v:textbox>
              </v:rect>
            </w:pict>
          </mc:Fallback>
        </mc:AlternateContent>
      </w:r>
    </w:p>
    <w:p>
      <w:pPr>
        <w:pStyle w:val="Normal"/>
        <w:bidi w:val="0"/>
        <w:spacing w:lineRule="auto" w:line="480" w:before="0" w:after="159"/>
        <w:ind w:left="0" w:right="0" w:hanging="0"/>
        <w:jc w:val="both"/>
        <w:rPr>
          <w:rFonts w:ascii="Times New Roman" w:hAnsi="Times New Roman"/>
          <w:ins w:id="358" w:author="Unknown Author" w:date="2021-12-11T10:34:02Z"/>
          <w:b w:val="false"/>
          <w:b w:val="false"/>
          <w:bCs w:val="false"/>
          <w:sz w:val="24"/>
        </w:rPr>
      </w:pPr>
      <w:ins w:id="35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0" w:author="Unknown Author" w:date="2021-12-11T10:34:02Z"/>
          <w:b w:val="false"/>
          <w:b w:val="false"/>
          <w:bCs w:val="false"/>
          <w:sz w:val="24"/>
        </w:rPr>
      </w:pPr>
      <w:ins w:id="359" w:author="Unknown Author" w:date="2021-12-11T10:34:02Z">
        <w:r>
          <w:rPr>
            <w:rFonts w:ascii="Times New Roman" w:hAnsi="Times New Roman"/>
            <w:b w:val="false"/>
            <w:bCs w:val="false"/>
            <w:sz w:val="24"/>
          </w:rPr>
          <mc:AlternateContent>
            <mc:Choice Requires="wps">
              <w:drawing>
                <wp:anchor behindDoc="0" distT="0" distB="0" distL="0" distR="0" simplePos="0" locked="0" layoutInCell="1" allowOverlap="1" relativeHeight="128">
                  <wp:simplePos x="0" y="0"/>
                  <wp:positionH relativeFrom="column">
                    <wp:posOffset>4780915</wp:posOffset>
                  </wp:positionH>
                  <wp:positionV relativeFrom="paragraph">
                    <wp:posOffset>123825</wp:posOffset>
                  </wp:positionV>
                  <wp:extent cx="853440" cy="193040"/>
                  <wp:effectExtent l="0" t="0" r="0" b="0"/>
                  <wp:wrapSquare wrapText="bothSides"/>
                  <wp:docPr id="16" name="Shape15_2"/>
                  <a:graphic xmlns:a="http://schemas.openxmlformats.org/drawingml/2006/main">
                    <a:graphicData uri="http://schemas.microsoft.com/office/word/2010/wordprocessingShape">
                      <wps:wsp>
                        <wps:cNvSpPr/>
                        <wps:spPr>
                          <a:xfrm>
                            <a:off x="0" y="0"/>
                            <a:ext cx="85284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2" fillcolor="black" stroked="t" style="position:absolute;margin-left:376.45pt;margin-top:9.75pt;width:67.1pt;height:15.1pt">
                  <w10:wrap type="none"/>
                  <v:fill o:detectmouseclick="t" type="solid" color2="white"/>
                  <v:stroke color="black" joinstyle="round" endcap="flat"/>
                </v:rect>
              </w:pict>
            </mc:Fallback>
          </mc:AlternateContent>
        </w:r>
      </w:ins>
    </w:p>
    <w:p>
      <w:pPr>
        <w:pStyle w:val="Normal"/>
        <w:bidi w:val="0"/>
        <w:spacing w:lineRule="auto" w:line="480" w:before="0" w:after="159"/>
        <w:ind w:left="0" w:right="0" w:hanging="0"/>
        <w:jc w:val="both"/>
        <w:rPr>
          <w:rFonts w:ascii="Times New Roman" w:hAnsi="Times New Roman"/>
          <w:ins w:id="362" w:author="Unknown Author" w:date="2021-12-11T10:34:02Z"/>
          <w:b w:val="false"/>
          <w:b w:val="false"/>
          <w:bCs w:val="false"/>
          <w:sz w:val="24"/>
        </w:rPr>
      </w:pPr>
      <w:ins w:id="36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64" w:author="Unknown Author" w:date="2021-12-11T10:34:02Z"/>
          <w:b w:val="false"/>
          <w:b w:val="false"/>
          <w:bCs w:val="false"/>
          <w:sz w:val="24"/>
        </w:rPr>
      </w:pPr>
      <w:ins w:id="363" w:author="Unknown Author" w:date="2021-12-11T10:34:02Z">
        <w:r>
          <w:rPr>
            <w:rFonts w:ascii="Times New Roman" w:hAnsi="Times New Roman"/>
            <w:b w:val="false"/>
            <w:bCs w:val="false"/>
            <w:sz w:val="24"/>
          </w:rPr>
          <mc:AlternateContent>
            <mc:Choice Requires="wps">
              <w:drawing>
                <wp:anchor behindDoc="0" distT="0" distB="0" distL="0" distR="0" simplePos="0" locked="0" layoutInCell="1" allowOverlap="1" relativeHeight="129">
                  <wp:simplePos x="0" y="0"/>
                  <wp:positionH relativeFrom="column">
                    <wp:posOffset>5362575</wp:posOffset>
                  </wp:positionH>
                  <wp:positionV relativeFrom="paragraph">
                    <wp:posOffset>156210</wp:posOffset>
                  </wp:positionV>
                  <wp:extent cx="326390" cy="250825"/>
                  <wp:effectExtent l="0" t="0" r="0" b="0"/>
                  <wp:wrapSquare wrapText="bothSides"/>
                  <wp:docPr id="17" name="Shape24_1"/>
                  <a:graphic xmlns:a="http://schemas.openxmlformats.org/drawingml/2006/main">
                    <a:graphicData uri="http://schemas.microsoft.com/office/word/2010/wordprocessingShape">
                      <wps:wsp>
                        <wps:cNvSpPr/>
                        <wps:spPr>
                          <a:xfrm rot="10800000">
                            <a:off x="0" y="0"/>
                            <a:ext cx="325800" cy="25020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ins w:id="369" w:author="Unknown Author" w:date="2021-12-11T10:34:02Z"/>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43">
                <wp:simplePos x="0" y="0"/>
                <wp:positionH relativeFrom="column">
                  <wp:posOffset>4940935</wp:posOffset>
                </wp:positionH>
                <wp:positionV relativeFrom="paragraph">
                  <wp:posOffset>-41275</wp:posOffset>
                </wp:positionV>
                <wp:extent cx="1401445" cy="1376680"/>
                <wp:effectExtent l="0" t="0" r="0" b="0"/>
                <wp:wrapNone/>
                <wp:docPr id="18" name="Shape14_0"/>
                <a:graphic xmlns:a="http://schemas.openxmlformats.org/drawingml/2006/main">
                  <a:graphicData uri="http://schemas.microsoft.com/office/word/2010/wordprocessingShape">
                    <wps:wsp>
                      <wps:cNvSpPr/>
                      <wps:spPr>
                        <a:xfrm>
                          <a:off x="0" y="0"/>
                          <a:ext cx="1400760" cy="1375920"/>
                        </a:xfrm>
                        <a:custGeom>
                          <a:avLst/>
                          <a:gdLst/>
                          <a:ahLst/>
                          <a:rect l="l" t="t" r="r" b="b"/>
                          <a:pathLst>
                            <a:path w="2172" h="2133">
                              <a:moveTo>
                                <a:pt x="355" y="0"/>
                              </a:moveTo>
                              <a:lnTo>
                                <a:pt x="355" y="0"/>
                              </a:lnTo>
                              <a:cubicBezTo>
                                <a:pt x="293" y="0"/>
                                <a:pt x="232" y="16"/>
                                <a:pt x="178" y="48"/>
                              </a:cubicBezTo>
                              <a:cubicBezTo>
                                <a:pt x="124" y="79"/>
                                <a:pt x="79" y="124"/>
                                <a:pt x="48" y="178"/>
                              </a:cubicBezTo>
                              <a:cubicBezTo>
                                <a:pt x="16" y="232"/>
                                <a:pt x="0" y="293"/>
                                <a:pt x="0" y="355"/>
                              </a:cubicBezTo>
                              <a:lnTo>
                                <a:pt x="0" y="1776"/>
                              </a:lnTo>
                              <a:lnTo>
                                <a:pt x="0" y="1777"/>
                              </a:lnTo>
                              <a:cubicBezTo>
                                <a:pt x="0" y="1839"/>
                                <a:pt x="16" y="1900"/>
                                <a:pt x="48" y="1954"/>
                              </a:cubicBezTo>
                              <a:cubicBezTo>
                                <a:pt x="79" y="2008"/>
                                <a:pt x="124" y="2053"/>
                                <a:pt x="178" y="2084"/>
                              </a:cubicBezTo>
                              <a:cubicBezTo>
                                <a:pt x="232" y="2116"/>
                                <a:pt x="293" y="2132"/>
                                <a:pt x="355" y="2132"/>
                              </a:cubicBezTo>
                              <a:lnTo>
                                <a:pt x="1815" y="2132"/>
                              </a:lnTo>
                              <a:lnTo>
                                <a:pt x="1816" y="2132"/>
                              </a:lnTo>
                              <a:cubicBezTo>
                                <a:pt x="1878" y="2132"/>
                                <a:pt x="1939" y="2116"/>
                                <a:pt x="1993" y="2084"/>
                              </a:cubicBezTo>
                              <a:cubicBezTo>
                                <a:pt x="2047" y="2053"/>
                                <a:pt x="2092" y="2008"/>
                                <a:pt x="2123" y="1954"/>
                              </a:cubicBezTo>
                              <a:cubicBezTo>
                                <a:pt x="2155" y="1900"/>
                                <a:pt x="2171" y="1839"/>
                                <a:pt x="2171" y="1777"/>
                              </a:cubicBezTo>
                              <a:lnTo>
                                <a:pt x="2171" y="355"/>
                              </a:lnTo>
                              <a:lnTo>
                                <a:pt x="2171" y="355"/>
                              </a:lnTo>
                              <a:lnTo>
                                <a:pt x="2171" y="355"/>
                              </a:lnTo>
                              <a:cubicBezTo>
                                <a:pt x="2171" y="293"/>
                                <a:pt x="2155" y="232"/>
                                <a:pt x="2123" y="178"/>
                              </a:cubicBezTo>
                              <a:cubicBezTo>
                                <a:pt x="2092" y="124"/>
                                <a:pt x="2047" y="79"/>
                                <a:pt x="1993" y="48"/>
                              </a:cubicBezTo>
                              <a:cubicBezTo>
                                <a:pt x="1939" y="16"/>
                                <a:pt x="1878" y="0"/>
                                <a:pt x="1816" y="0"/>
                              </a:cubicBezTo>
                              <a:lnTo>
                                <a:pt x="355"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rFonts w:ascii="Times New Roman" w:hAnsi="Times New Roman"/>
                                <w:b/>
                                <w:b/>
                                <w:bCs/>
                                <w:color w:val="000000"/>
                                <w:ins w:id="366" w:author="Unknown Author" w:date="2021-12-11T10:36:25Z"/>
                                <w:sz w:val="44"/>
                                <w:szCs w:val="44"/>
                              </w:rPr>
                            </w:pPr>
                            <w:ins w:id="365" w:author="Unknown Author" w:date="2021-12-11T10:36:25Z">
                              <w:r>
                                <w:rPr/>
                              </w:r>
                            </w:ins>
                          </w:p>
                          <w:p>
                            <w:pPr>
                              <w:pStyle w:val="FrameContents"/>
                              <w:overflowPunct w:val="false"/>
                              <w:jc w:val="center"/>
                              <w:rPr>
                                <w:rFonts w:ascii="Times New Roman" w:hAnsi="Times New Roman"/>
                                <w:b/>
                                <w:b/>
                                <w:bCs/>
                                <w:color w:val="000000"/>
                                <w:ins w:id="368" w:author="Unknown Author" w:date="2021-12-11T10:36:25Z"/>
                                <w:sz w:val="44"/>
                                <w:szCs w:val="44"/>
                              </w:rPr>
                            </w:pPr>
                            <w:ins w:id="367" w:author="Unknown Author" w:date="2021-12-11T10:36:25Z">
                              <w:r>
                                <w:rPr/>
                              </w:r>
                            </w:ins>
                          </w:p>
                          <w:p>
                            <w:pPr>
                              <w:pStyle w:val="FrameContents"/>
                              <w:overflowPunct w:val="false"/>
                              <w:jc w:val="center"/>
                              <w:rPr/>
                            </w:pPr>
                            <w:r>
                              <w:rPr>
                                <w:rFonts w:ascii="Times New Roman" w:hAnsi="Times New Roman"/>
                                <w:b/>
                                <w:bCs/>
                                <w:color w:val="000000"/>
                                <w:sz w:val="44"/>
                                <w:szCs w:val="44"/>
                              </w:rPr>
                              <w:t>Feedback</w:t>
                            </w:r>
                          </w:p>
                        </w:txbxContent>
                      </wps:txbx>
                      <wps:bodyPr lIns="90000" rIns="90000" tIns="45000" bIns="45000">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371" w:author="Unknown Author" w:date="2021-12-11T10:34:02Z"/>
          <w:b w:val="false"/>
          <w:b w:val="false"/>
          <w:bCs w:val="false"/>
          <w:sz w:val="24"/>
        </w:rPr>
      </w:pPr>
      <w:ins w:id="370" w:author="Unknown Author" w:date="2021-12-11T10:34:02Z">
        <w:r>
          <w:rPr>
            <w:rFonts w:ascii="Times New Roman" w:hAnsi="Times New Roman"/>
            <w:b w:val="false"/>
            <w:bCs w:val="false"/>
            <w:sz w:val="24"/>
          </w:rPr>
          <mc:AlternateContent>
            <mc:Choice Requires="wps">
              <w:drawing>
                <wp:anchor behindDoc="0" distT="0" distB="0" distL="0" distR="0" simplePos="0" locked="0" layoutInCell="1" allowOverlap="1" relativeHeight="130">
                  <wp:simplePos x="0" y="0"/>
                  <wp:positionH relativeFrom="column">
                    <wp:posOffset>2418715</wp:posOffset>
                  </wp:positionH>
                  <wp:positionV relativeFrom="paragraph">
                    <wp:posOffset>77470</wp:posOffset>
                  </wp:positionV>
                  <wp:extent cx="312420" cy="507365"/>
                  <wp:effectExtent l="0" t="0" r="0" b="0"/>
                  <wp:wrapNone/>
                  <wp:docPr id="20" name="Shape16_0"/>
                  <a:graphic xmlns:a="http://schemas.openxmlformats.org/drawingml/2006/main">
                    <a:graphicData uri="http://schemas.microsoft.com/office/word/2010/wordprocessingShape">
                      <wps:wsp>
                        <wps:cNvSpPr/>
                        <wps:spPr>
                          <a:xfrm>
                            <a:off x="0" y="0"/>
                            <a:ext cx="311760" cy="50688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ins w:id="373" w:author="Unknown Author" w:date="2021-12-11T10:34:02Z"/>
          <w:b w:val="false"/>
          <w:b w:val="false"/>
          <w:bCs w:val="false"/>
          <w:sz w:val="24"/>
        </w:rPr>
      </w:pPr>
      <w:ins w:id="372" w:author="Unknown Author" w:date="2021-12-11T10:34:02Z">
        <w:r>
          <w:rPr/>
          <w:commentReference w:id="14"/>
        </w:r>
      </w:ins>
    </w:p>
    <w:p>
      <w:pPr>
        <w:pStyle w:val="Normal"/>
        <w:bidi w:val="0"/>
        <w:spacing w:lineRule="auto" w:line="480" w:before="0" w:after="159"/>
        <w:ind w:left="0" w:right="0" w:hanging="0"/>
        <w:jc w:val="both"/>
        <w:rPr>
          <w:rFonts w:ascii="Times New Roman" w:hAnsi="Times New Roman"/>
          <w:ins w:id="374" w:author="Unknown Author" w:date="2021-12-11T10:34:02Z"/>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33">
                <wp:simplePos x="0" y="0"/>
                <wp:positionH relativeFrom="column">
                  <wp:posOffset>-61595</wp:posOffset>
                </wp:positionH>
                <wp:positionV relativeFrom="paragraph">
                  <wp:posOffset>-154940</wp:posOffset>
                </wp:positionV>
                <wp:extent cx="4902835" cy="1196340"/>
                <wp:effectExtent l="0" t="0" r="0" b="0"/>
                <wp:wrapNone/>
                <wp:docPr id="21" name="Shape6_0"/>
                <a:graphic xmlns:a="http://schemas.openxmlformats.org/drawingml/2006/main">
                  <a:graphicData uri="http://schemas.microsoft.com/office/word/2010/wordprocessingShape">
                    <wps:wsp>
                      <wps:cNvSpPr/>
                      <wps:spPr>
                        <a:xfrm>
                          <a:off x="0" y="0"/>
                          <a:ext cx="4902120" cy="1195560"/>
                        </a:xfrm>
                        <a:custGeom>
                          <a:avLst/>
                          <a:gdLst/>
                          <a:ahLst/>
                          <a:rect l="l" t="t" r="r" b="b"/>
                          <a:pathLst>
                            <a:path w="8449" h="2852">
                              <a:moveTo>
                                <a:pt x="475" y="0"/>
                              </a:moveTo>
                              <a:lnTo>
                                <a:pt x="475" y="0"/>
                              </a:lnTo>
                              <a:cubicBezTo>
                                <a:pt x="392" y="0"/>
                                <a:pt x="310" y="22"/>
                                <a:pt x="238" y="64"/>
                              </a:cubicBezTo>
                              <a:cubicBezTo>
                                <a:pt x="165" y="105"/>
                                <a:pt x="105" y="165"/>
                                <a:pt x="64" y="238"/>
                              </a:cubicBezTo>
                              <a:cubicBezTo>
                                <a:pt x="22" y="310"/>
                                <a:pt x="0" y="392"/>
                                <a:pt x="0" y="475"/>
                              </a:cubicBezTo>
                              <a:lnTo>
                                <a:pt x="0" y="2375"/>
                              </a:lnTo>
                              <a:lnTo>
                                <a:pt x="0" y="2376"/>
                              </a:lnTo>
                              <a:cubicBezTo>
                                <a:pt x="0" y="2459"/>
                                <a:pt x="22" y="2541"/>
                                <a:pt x="64" y="2613"/>
                              </a:cubicBezTo>
                              <a:cubicBezTo>
                                <a:pt x="105" y="2686"/>
                                <a:pt x="165" y="2746"/>
                                <a:pt x="238" y="2787"/>
                              </a:cubicBezTo>
                              <a:cubicBezTo>
                                <a:pt x="310" y="2829"/>
                                <a:pt x="392" y="2851"/>
                                <a:pt x="475" y="2851"/>
                              </a:cubicBezTo>
                              <a:lnTo>
                                <a:pt x="7972" y="2851"/>
                              </a:lnTo>
                              <a:lnTo>
                                <a:pt x="7973" y="2851"/>
                              </a:lnTo>
                              <a:cubicBezTo>
                                <a:pt x="8056" y="2851"/>
                                <a:pt x="8138" y="2829"/>
                                <a:pt x="8210" y="2787"/>
                              </a:cubicBezTo>
                              <a:cubicBezTo>
                                <a:pt x="8283" y="2746"/>
                                <a:pt x="8343" y="2686"/>
                                <a:pt x="8384" y="2613"/>
                              </a:cubicBezTo>
                              <a:cubicBezTo>
                                <a:pt x="8426" y="2541"/>
                                <a:pt x="8448" y="2459"/>
                                <a:pt x="8448" y="2376"/>
                              </a:cubicBezTo>
                              <a:lnTo>
                                <a:pt x="8448" y="475"/>
                              </a:lnTo>
                              <a:lnTo>
                                <a:pt x="8448" y="475"/>
                              </a:lnTo>
                              <a:lnTo>
                                <a:pt x="8448" y="475"/>
                              </a:lnTo>
                              <a:cubicBezTo>
                                <a:pt x="8448" y="392"/>
                                <a:pt x="8426" y="310"/>
                                <a:pt x="8384" y="238"/>
                              </a:cubicBezTo>
                              <a:cubicBezTo>
                                <a:pt x="8343" y="165"/>
                                <a:pt x="8283" y="105"/>
                                <a:pt x="8210" y="64"/>
                              </a:cubicBezTo>
                              <a:cubicBezTo>
                                <a:pt x="8138" y="22"/>
                                <a:pt x="8056" y="0"/>
                                <a:pt x="7973" y="0"/>
                              </a:cubicBezTo>
                              <a:lnTo>
                                <a:pt x="47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1">
                <wp:simplePos x="0" y="0"/>
                <wp:positionH relativeFrom="column">
                  <wp:posOffset>1536700</wp:posOffset>
                </wp:positionH>
                <wp:positionV relativeFrom="paragraph">
                  <wp:posOffset>-142875</wp:posOffset>
                </wp:positionV>
                <wp:extent cx="1889125" cy="320675"/>
                <wp:effectExtent l="0" t="0" r="0" b="0"/>
                <wp:wrapNone/>
                <wp:docPr id="22" name="Shape10_0"/>
                <a:graphic xmlns:a="http://schemas.openxmlformats.org/drawingml/2006/main">
                  <a:graphicData uri="http://schemas.microsoft.com/office/word/2010/wordprocessingShape">
                    <wps:wsp>
                      <wps:cNvSpPr/>
                      <wps:spPr>
                        <a:xfrm>
                          <a:off x="0" y="0"/>
                          <a:ext cx="1888560" cy="3200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b/>
                                <w:bCs/>
                                <w:color w:val="000000"/>
                                <w:sz w:val="44"/>
                                <w:szCs w:val="56"/>
                              </w:rPr>
                              <w:t>Process</w:t>
                            </w:r>
                          </w:p>
                        </w:txbxContent>
                      </wps:txbx>
                      <wps:bodyPr lIns="0" rIns="0" tIns="0" bIns="0">
                        <a:spAutoFit/>
                      </wps:bodyPr>
                    </wps:wsp>
                  </a:graphicData>
                </a:graphic>
              </wp:anchor>
            </w:drawing>
          </mc:Choice>
          <mc:Fallback>
            <w:pict>
              <v:rect id="shape_0" ID="Shape10_0" stroked="f" style="position:absolute;margin-left:121pt;margin-top:-11.25pt;width:148.65pt;height:25.15pt">
                <w10:wrap type="square"/>
                <v:fill o:detectmouseclick="t" on="false"/>
                <v:stroke color="#3465a4" joinstyle="round" endcap="flat"/>
                <v:textbox>
                  <w:txbxContent>
                    <w:p>
                      <w:pPr>
                        <w:pStyle w:val="FrameContents"/>
                        <w:overflowPunct w:val="false"/>
                        <w:jc w:val="center"/>
                        <w:rPr>
                          <w:color w:val="000000"/>
                        </w:rPr>
                      </w:pPr>
                      <w:r>
                        <w:rPr>
                          <w:b/>
                          <w:bCs/>
                          <w:color w:val="000000"/>
                          <w:sz w:val="44"/>
                          <w:szCs w:val="56"/>
                        </w:rPr>
                        <w:t>Process</w:t>
                      </w:r>
                    </w:p>
                  </w:txbxContent>
                </v:textbox>
              </v:rect>
            </w:pict>
          </mc:Fallback>
        </mc:AlternateContent>
        <mc:AlternateContent>
          <mc:Choice Requires="wps">
            <w:drawing>
              <wp:anchor behindDoc="0" distT="0" distB="0" distL="0" distR="0" simplePos="0" locked="0" layoutInCell="1" allowOverlap="1" relativeHeight="151">
                <wp:simplePos x="0" y="0"/>
                <wp:positionH relativeFrom="column">
                  <wp:posOffset>5286375</wp:posOffset>
                </wp:positionH>
                <wp:positionV relativeFrom="paragraph">
                  <wp:posOffset>153670</wp:posOffset>
                </wp:positionV>
                <wp:extent cx="326390" cy="250825"/>
                <wp:effectExtent l="0" t="0" r="0" b="0"/>
                <wp:wrapSquare wrapText="bothSides"/>
                <wp:docPr id="24" name="Shape24_3"/>
                <a:graphic xmlns:a="http://schemas.openxmlformats.org/drawingml/2006/main">
                  <a:graphicData uri="http://schemas.microsoft.com/office/word/2010/wordprocessingShape">
                    <wps:wsp>
                      <wps:cNvSpPr/>
                      <wps:spPr>
                        <a:xfrm>
                          <a:off x="0" y="0"/>
                          <a:ext cx="325800" cy="25020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2">
                <wp:simplePos x="0" y="0"/>
                <wp:positionH relativeFrom="column">
                  <wp:posOffset>5863590</wp:posOffset>
                </wp:positionH>
                <wp:positionV relativeFrom="paragraph">
                  <wp:posOffset>154305</wp:posOffset>
                </wp:positionV>
                <wp:extent cx="326390" cy="250825"/>
                <wp:effectExtent l="0" t="0" r="0" b="0"/>
                <wp:wrapSquare wrapText="bothSides"/>
                <wp:docPr id="25" name="Shape24_4"/>
                <a:graphic xmlns:a="http://schemas.openxmlformats.org/drawingml/2006/main">
                  <a:graphicData uri="http://schemas.microsoft.com/office/word/2010/wordprocessingShape">
                    <wps:wsp>
                      <wps:cNvSpPr/>
                      <wps:spPr>
                        <a:xfrm>
                          <a:off x="0" y="0"/>
                          <a:ext cx="325800" cy="25020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375" w:author="Unknown Author" w:date="2021-12-11T10:34:02Z"/>
          <w:b w:val="false"/>
          <w:b w:val="false"/>
          <w:bCs w:val="false"/>
          <w:sz w:val="24"/>
        </w:rPr>
      </w:pPr>
      <w:r>
        <w:rPr>
          <w:rFonts w:ascii="Times New Roman" w:hAnsi="Times New Roman"/>
          <w:b w:val="false"/>
          <w:bCs w:val="false"/>
          <w:sz w:val="24"/>
        </w:rPr>
        <mc:AlternateContent>
          <mc:Choice Requires="wps">
            <w:drawing>
              <wp:anchor behindDoc="0" distT="0" distB="0" distL="0" distR="0" simplePos="0" locked="0" layoutInCell="1" allowOverlap="1" relativeHeight="138">
                <wp:simplePos x="0" y="0"/>
                <wp:positionH relativeFrom="column">
                  <wp:posOffset>49530</wp:posOffset>
                </wp:positionH>
                <wp:positionV relativeFrom="paragraph">
                  <wp:posOffset>-257810</wp:posOffset>
                </wp:positionV>
                <wp:extent cx="4832985" cy="439420"/>
                <wp:effectExtent l="0" t="0" r="0" b="0"/>
                <wp:wrapNone/>
                <wp:docPr id="26" name="Shape9_0"/>
                <a:graphic xmlns:a="http://schemas.openxmlformats.org/drawingml/2006/main">
                  <a:graphicData uri="http://schemas.microsoft.com/office/word/2010/wordprocessingShape">
                    <wps:wsp>
                      <wps:cNvSpPr/>
                      <wps:spPr>
                        <a:xfrm>
                          <a:off x="0" y="0"/>
                          <a:ext cx="4832280" cy="4388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wps:txbx>
                      <wps:bodyPr lIns="0" rIns="0" tIns="0" bIns="0">
                        <a:spAutoFit/>
                      </wps:bodyPr>
                    </wps:wsp>
                  </a:graphicData>
                </a:graphic>
              </wp:anchor>
            </w:drawing>
          </mc:Choice>
          <mc:Fallback>
            <w:pict>
              <v:rect id="shape_0" ID="Shape9_0" stroked="f" style="position:absolute;margin-left:3.9pt;margin-top:-20.3pt;width:380.45pt;height:34.5pt">
                <w10:wrap type="square"/>
                <v:fill o:detectmouseclick="t" on="false"/>
                <v:stroke color="#3465a4" joinstyle="round" endcap="flat"/>
                <v:textbo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v:textbox>
              </v:rect>
            </w:pict>
          </mc:Fallback>
        </mc:AlternateContent>
        <mc:AlternateContent>
          <mc:Choice Requires="wps">
            <w:drawing>
              <wp:anchor behindDoc="0" distT="0" distB="0" distL="0" distR="0" simplePos="0" locked="0" layoutInCell="1" allowOverlap="1" relativeHeight="149">
                <wp:simplePos x="0" y="0"/>
                <wp:positionH relativeFrom="column">
                  <wp:posOffset>4839335</wp:posOffset>
                </wp:positionH>
                <wp:positionV relativeFrom="paragraph">
                  <wp:posOffset>137795</wp:posOffset>
                </wp:positionV>
                <wp:extent cx="706120" cy="193040"/>
                <wp:effectExtent l="0" t="0" r="0" b="0"/>
                <wp:wrapSquare wrapText="bothSides"/>
                <wp:docPr id="28" name="Shape15_4"/>
                <a:graphic xmlns:a="http://schemas.openxmlformats.org/drawingml/2006/main">
                  <a:graphicData uri="http://schemas.microsoft.com/office/word/2010/wordprocessingShape">
                    <wps:wsp>
                      <wps:cNvSpPr/>
                      <wps:spPr>
                        <a:xfrm>
                          <a:off x="0" y="0"/>
                          <a:ext cx="7056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4" fillcolor="black" stroked="t" style="position:absolute;margin-left:381.05pt;margin-top:10.85pt;width:55.5pt;height:15.1pt">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150">
                <wp:simplePos x="0" y="0"/>
                <wp:positionH relativeFrom="column">
                  <wp:posOffset>5265420</wp:posOffset>
                </wp:positionH>
                <wp:positionV relativeFrom="paragraph">
                  <wp:posOffset>38735</wp:posOffset>
                </wp:positionV>
                <wp:extent cx="391160" cy="193040"/>
                <wp:effectExtent l="0" t="0" r="0" b="0"/>
                <wp:wrapSquare wrapText="bothSides"/>
                <wp:docPr id="29" name="Shape15_5"/>
                <a:graphic xmlns:a="http://schemas.openxmlformats.org/drawingml/2006/main">
                  <a:graphicData uri="http://schemas.microsoft.com/office/word/2010/wordprocessingShape">
                    <wps:wsp>
                      <wps:cNvSpPr/>
                      <wps:spPr>
                        <a:xfrm rot="5400000">
                          <a:off x="0" y="0"/>
                          <a:ext cx="3906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5" fillcolor="black" stroked="t" style="position:absolute;margin-left:414.65pt;margin-top:3.05pt;width:30.7pt;height:15.1pt;rotation:90">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153">
                <wp:simplePos x="0" y="0"/>
                <wp:positionH relativeFrom="column">
                  <wp:posOffset>5188585</wp:posOffset>
                </wp:positionH>
                <wp:positionV relativeFrom="paragraph">
                  <wp:posOffset>687705</wp:posOffset>
                </wp:positionV>
                <wp:extent cx="1663700" cy="193040"/>
                <wp:effectExtent l="0" t="0" r="0" b="0"/>
                <wp:wrapSquare wrapText="bothSides"/>
                <wp:docPr id="30" name="Shape15_6"/>
                <a:graphic xmlns:a="http://schemas.openxmlformats.org/drawingml/2006/main">
                  <a:graphicData uri="http://schemas.microsoft.com/office/word/2010/wordprocessingShape">
                    <wps:wsp>
                      <wps:cNvSpPr/>
                      <wps:spPr>
                        <a:xfrm rot="5400000">
                          <a:off x="0" y="0"/>
                          <a:ext cx="16632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6" fillcolor="black" stroked="t" style="position:absolute;margin-left:408.6pt;margin-top:54.15pt;width:130.9pt;height:15.1pt;rotation:90">
                <w10:wrap type="none"/>
                <v:fill o:detectmouseclick="t" type="solid" color2="white"/>
                <v:stroke color="black" joinstyle="round" endcap="flat"/>
              </v:rect>
            </w:pict>
          </mc:Fallback>
        </mc:AlternateContent>
      </w:r>
    </w:p>
    <w:p>
      <w:pPr>
        <w:pStyle w:val="Normal"/>
        <w:bidi w:val="0"/>
        <w:spacing w:lineRule="auto" w:line="480" w:before="0" w:after="159"/>
        <w:ind w:left="0" w:right="0" w:hanging="0"/>
        <w:jc w:val="both"/>
        <w:rPr>
          <w:rFonts w:ascii="Times New Roman" w:hAnsi="Times New Roman"/>
          <w:ins w:id="377" w:author="Unknown Author" w:date="2021-12-11T10:34:02Z"/>
          <w:b w:val="false"/>
          <w:b w:val="false"/>
          <w:bCs w:val="false"/>
          <w:sz w:val="24"/>
        </w:rPr>
      </w:pPr>
      <w:ins w:id="376"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378" w:author="Unknown Author" w:date="2021-12-11T10:34:02Z"/>
          <w:b w:val="false"/>
          <w:b w:val="false"/>
          <w:bCs w:val="false"/>
          <w:sz w:val="24"/>
        </w:rPr>
      </w:pPr>
      <w:r>
        <w:rPr>
          <w:rFonts w:ascii="Times New Roman" w:hAnsi="Times New Roman"/>
          <w:b w:val="false"/>
          <w:bCs w:val="false"/>
          <w:sz w:val="24"/>
        </w:rPr>
        <mc:AlternateContent>
          <mc:Choice Requires="wps">
            <w:drawing>
              <wp:anchor behindDoc="1" distT="0" distB="0" distL="0" distR="0" simplePos="0" locked="0" layoutInCell="1" allowOverlap="1" relativeHeight="127">
                <wp:simplePos x="0" y="0"/>
                <wp:positionH relativeFrom="column">
                  <wp:posOffset>-61595</wp:posOffset>
                </wp:positionH>
                <wp:positionV relativeFrom="paragraph">
                  <wp:posOffset>15875</wp:posOffset>
                </wp:positionV>
                <wp:extent cx="4950460" cy="1294130"/>
                <wp:effectExtent l="0" t="0" r="0" b="0"/>
                <wp:wrapNone/>
                <wp:docPr id="31" name="Shape7_0"/>
                <a:graphic xmlns:a="http://schemas.openxmlformats.org/drawingml/2006/main">
                  <a:graphicData uri="http://schemas.microsoft.com/office/word/2010/wordprocessingShape">
                    <wps:wsp>
                      <wps:cNvSpPr/>
                      <wps:spPr>
                        <a:xfrm>
                          <a:off x="0" y="0"/>
                          <a:ext cx="4950000" cy="1293480"/>
                        </a:xfrm>
                        <a:custGeom>
                          <a:avLst/>
                          <a:gdLst/>
                          <a:ahLst/>
                          <a:rect l="l" t="t" r="r" b="b"/>
                          <a:pathLst>
                            <a:path w="7755" h="2190">
                              <a:moveTo>
                                <a:pt x="364" y="0"/>
                              </a:moveTo>
                              <a:lnTo>
                                <a:pt x="365" y="0"/>
                              </a:lnTo>
                              <a:cubicBezTo>
                                <a:pt x="301" y="0"/>
                                <a:pt x="238" y="17"/>
                                <a:pt x="182" y="49"/>
                              </a:cubicBezTo>
                              <a:cubicBezTo>
                                <a:pt x="127" y="81"/>
                                <a:pt x="81" y="127"/>
                                <a:pt x="49" y="182"/>
                              </a:cubicBezTo>
                              <a:cubicBezTo>
                                <a:pt x="17" y="238"/>
                                <a:pt x="0" y="301"/>
                                <a:pt x="0" y="365"/>
                              </a:cubicBezTo>
                              <a:lnTo>
                                <a:pt x="0" y="1824"/>
                              </a:lnTo>
                              <a:lnTo>
                                <a:pt x="0" y="1824"/>
                              </a:lnTo>
                              <a:cubicBezTo>
                                <a:pt x="0" y="1888"/>
                                <a:pt x="17" y="1951"/>
                                <a:pt x="49" y="2007"/>
                              </a:cubicBezTo>
                              <a:cubicBezTo>
                                <a:pt x="81" y="2062"/>
                                <a:pt x="127" y="2108"/>
                                <a:pt x="182" y="2140"/>
                              </a:cubicBezTo>
                              <a:cubicBezTo>
                                <a:pt x="238" y="2172"/>
                                <a:pt x="301" y="2189"/>
                                <a:pt x="365" y="2189"/>
                              </a:cubicBezTo>
                              <a:lnTo>
                                <a:pt x="7389" y="2189"/>
                              </a:lnTo>
                              <a:lnTo>
                                <a:pt x="7389" y="2189"/>
                              </a:lnTo>
                              <a:cubicBezTo>
                                <a:pt x="7453" y="2189"/>
                                <a:pt x="7516" y="2172"/>
                                <a:pt x="7572" y="2140"/>
                              </a:cubicBezTo>
                              <a:cubicBezTo>
                                <a:pt x="7627" y="2108"/>
                                <a:pt x="7673" y="2062"/>
                                <a:pt x="7705" y="2007"/>
                              </a:cubicBezTo>
                              <a:cubicBezTo>
                                <a:pt x="7737" y="1951"/>
                                <a:pt x="7754" y="1888"/>
                                <a:pt x="7754" y="1824"/>
                              </a:cubicBezTo>
                              <a:lnTo>
                                <a:pt x="7753" y="364"/>
                              </a:lnTo>
                              <a:lnTo>
                                <a:pt x="7754" y="365"/>
                              </a:lnTo>
                              <a:lnTo>
                                <a:pt x="7754" y="365"/>
                              </a:lnTo>
                              <a:cubicBezTo>
                                <a:pt x="7754" y="301"/>
                                <a:pt x="7737" y="238"/>
                                <a:pt x="7705" y="182"/>
                              </a:cubicBezTo>
                              <a:cubicBezTo>
                                <a:pt x="7673" y="127"/>
                                <a:pt x="7627" y="81"/>
                                <a:pt x="7572" y="49"/>
                              </a:cubicBezTo>
                              <a:cubicBezTo>
                                <a:pt x="7516" y="17"/>
                                <a:pt x="7453" y="0"/>
                                <a:pt x="7389" y="0"/>
                              </a:cubicBezTo>
                              <a:lnTo>
                                <a:pt x="364"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5">
                <wp:simplePos x="0" y="0"/>
                <wp:positionH relativeFrom="column">
                  <wp:posOffset>136525</wp:posOffset>
                </wp:positionH>
                <wp:positionV relativeFrom="paragraph">
                  <wp:posOffset>457835</wp:posOffset>
                </wp:positionV>
                <wp:extent cx="4434205" cy="614680"/>
                <wp:effectExtent l="0" t="0" r="0" b="0"/>
                <wp:wrapNone/>
                <wp:docPr id="32" name="Shape11_0"/>
                <a:graphic xmlns:a="http://schemas.openxmlformats.org/drawingml/2006/main">
                  <a:graphicData uri="http://schemas.microsoft.com/office/word/2010/wordprocessingShape">
                    <wps:wsp>
                      <wps:cNvSpPr/>
                      <wps:spPr>
                        <a:xfrm>
                          <a:off x="0" y="0"/>
                          <a:ext cx="4433400" cy="6141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wps:txbx>
                      <wps:bodyPr lIns="0" rIns="0" tIns="0" bIns="0">
                        <a:spAutoFit/>
                      </wps:bodyPr>
                    </wps:wsp>
                  </a:graphicData>
                </a:graphic>
              </wp:anchor>
            </w:drawing>
          </mc:Choice>
          <mc:Fallback>
            <w:pict>
              <v:rect id="shape_0" ID="Shape11_0" stroked="f" style="position:absolute;margin-left:10.75pt;margin-top:36.05pt;width:349.05pt;height:48.3pt">
                <w10:wrap type="square"/>
                <v:fill o:detectmouseclick="t" on="false"/>
                <v:stroke color="#3465a4" joinstyle="round" endcap="flat"/>
                <v:textbo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v:textbox>
              </v:rect>
            </w:pict>
          </mc:Fallback>
        </mc:AlternateContent>
        <mc:AlternateContent>
          <mc:Choice Requires="wps">
            <w:drawing>
              <wp:anchor behindDoc="0" distT="0" distB="0" distL="0" distR="0" simplePos="0" locked="0" layoutInCell="1" allowOverlap="1" relativeHeight="147">
                <wp:simplePos x="0" y="0"/>
                <wp:positionH relativeFrom="column">
                  <wp:posOffset>1630680</wp:posOffset>
                </wp:positionH>
                <wp:positionV relativeFrom="paragraph">
                  <wp:posOffset>97155</wp:posOffset>
                </wp:positionV>
                <wp:extent cx="1634490" cy="320675"/>
                <wp:effectExtent l="0" t="0" r="0" b="0"/>
                <wp:wrapNone/>
                <wp:docPr id="34" name="Shape70_0"/>
                <a:graphic xmlns:a="http://schemas.openxmlformats.org/drawingml/2006/main">
                  <a:graphicData uri="http://schemas.microsoft.com/office/word/2010/wordprocessingShape">
                    <wps:wsp>
                      <wps:cNvSpPr/>
                      <wps:spPr>
                        <a:xfrm>
                          <a:off x="0" y="0"/>
                          <a:ext cx="1633680" cy="320040"/>
                        </a:xfrm>
                        <a:prstGeom prst="rect">
                          <a:avLst/>
                        </a:prstGeom>
                        <a:noFill/>
                        <a:ln>
                          <a:noFill/>
                        </a:ln>
                      </wps:spPr>
                      <wps:style>
                        <a:lnRef idx="0"/>
                        <a:fillRef idx="0"/>
                        <a:effectRef idx="0"/>
                        <a:fontRef idx="minor"/>
                      </wps:style>
                      <wps:txbx>
                        <w:txbxContent>
                          <w:p>
                            <w:pPr>
                              <w:pStyle w:val="FrameContents"/>
                              <w:overflowPunct w:val="false"/>
                              <w:jc w:val="center"/>
                              <w:rPr/>
                            </w:pPr>
                            <w:r>
                              <w:rPr>
                                <w:rFonts w:ascii="Times New Roman" w:hAnsi="Times New Roman"/>
                                <w:b/>
                                <w:bCs/>
                                <w:color w:val="000000"/>
                                <w:sz w:val="44"/>
                                <w:szCs w:val="44"/>
                              </w:rPr>
                              <w:t>Output</w:t>
                            </w:r>
                          </w:p>
                        </w:txbxContent>
                      </wps:txbx>
                      <wps:bodyPr lIns="0" rIns="0" tIns="0" bIns="0">
                        <a:spAutoFit/>
                      </wps:bodyPr>
                    </wps:wsp>
                  </a:graphicData>
                </a:graphic>
              </wp:anchor>
            </w:drawing>
          </mc:Choice>
          <mc:Fallback>
            <w:pict>
              <v:rect id="shape_0" ID="Shape70_0" stroked="f" style="position:absolute;margin-left:128.4pt;margin-top:7.65pt;width:128.6pt;height:25.15pt">
                <w10:wrap type="square"/>
                <v:fill o:detectmouseclick="t" on="false"/>
                <v:stroke color="#3465a4" joinstyle="round" endcap="flat"/>
                <v:textbox>
                  <w:txbxContent>
                    <w:p>
                      <w:pPr>
                        <w:pStyle w:val="FrameContents"/>
                        <w:overflowPunct w:val="false"/>
                        <w:jc w:val="center"/>
                        <w:rPr/>
                      </w:pPr>
                      <w:r>
                        <w:rPr>
                          <w:rFonts w:ascii="Times New Roman" w:hAnsi="Times New Roman"/>
                          <w:b/>
                          <w:bCs/>
                          <w:color w:val="000000"/>
                          <w:sz w:val="44"/>
                          <w:szCs w:val="44"/>
                        </w:rPr>
                        <w:t>Output</w:t>
                      </w:r>
                    </w:p>
                  </w:txbxContent>
                </v:textbox>
              </v:rect>
            </w:pict>
          </mc:Fallback>
        </mc:AlternateContent>
      </w:r>
    </w:p>
    <w:p>
      <w:pPr>
        <w:pStyle w:val="Normal"/>
        <w:bidi w:val="0"/>
        <w:spacing w:lineRule="auto" w:line="480" w:before="0" w:after="159"/>
        <w:ind w:left="0" w:right="0" w:hanging="0"/>
        <w:jc w:val="both"/>
        <w:rPr>
          <w:rFonts w:ascii="Times New Roman" w:hAnsi="Times New Roman"/>
          <w:ins w:id="380" w:author="Unknown Author" w:date="2021-12-11T10:34:02Z"/>
          <w:b w:val="false"/>
          <w:b w:val="false"/>
          <w:bCs w:val="false"/>
          <w:sz w:val="24"/>
        </w:rPr>
      </w:pPr>
      <w:ins w:id="379" w:author="Unknown Author" w:date="2021-12-11T10:34:02Z">
        <w:r>
          <w:rPr>
            <w:rFonts w:ascii="Times New Roman" w:hAnsi="Times New Roman"/>
            <w:b w:val="false"/>
            <w:bCs w:val="false"/>
            <w:sz w:val="24"/>
          </w:rPr>
          <mc:AlternateContent>
            <mc:Choice Requires="wps">
              <w:drawing>
                <wp:anchor behindDoc="0" distT="0" distB="0" distL="0" distR="0" simplePos="0" locked="0" layoutInCell="1" allowOverlap="1" relativeHeight="132">
                  <wp:simplePos x="0" y="0"/>
                  <wp:positionH relativeFrom="column">
                    <wp:posOffset>2422525</wp:posOffset>
                  </wp:positionH>
                  <wp:positionV relativeFrom="paragraph">
                    <wp:posOffset>-1038225</wp:posOffset>
                  </wp:positionV>
                  <wp:extent cx="312420" cy="507365"/>
                  <wp:effectExtent l="0" t="0" r="0" b="0"/>
                  <wp:wrapNone/>
                  <wp:docPr id="36" name="Shape16_2"/>
                  <a:graphic xmlns:a="http://schemas.openxmlformats.org/drawingml/2006/main">
                    <a:graphicData uri="http://schemas.microsoft.com/office/word/2010/wordprocessingShape">
                      <wps:wsp>
                        <wps:cNvSpPr/>
                        <wps:spPr>
                          <a:xfrm>
                            <a:off x="0" y="0"/>
                            <a:ext cx="311760" cy="50688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ins w:id="382" w:author="Unknown Author" w:date="2021-12-11T10:34:02Z"/>
          <w:b w:val="false"/>
          <w:b w:val="false"/>
          <w:bCs w:val="false"/>
          <w:sz w:val="24"/>
        </w:rPr>
      </w:pPr>
      <w:ins w:id="38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b/>
          <w:b/>
          <w:bCs/>
        </w:rPr>
      </w:pPr>
      <w:ins w:id="383" w:author="Unknown Author" w:date="2021-10-31T10:52:17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b/>
          <w:b/>
          <w:bCs/>
        </w:rPr>
      </w:pPr>
      <w:ins w:id="384" w:author="Unknown Author" w:date="2021-10-31T10:53:32Z">
        <w:r>
          <w:rPr>
            <w:rFonts w:ascii="Times New Roman" w:hAnsi="Times New Roman"/>
            <w:b w:val="false"/>
            <w:bCs w:val="false"/>
            <w:sz w:val="24"/>
          </w:rPr>
          <w:tab/>
        </w:r>
      </w:ins>
      <w:ins w:id="385" w:author="Unknown Author" w:date="2021-10-31T11:26:30Z">
        <w:r>
          <w:rPr>
            <w:rFonts w:ascii="Times New Roman" w:hAnsi="Times New Roman"/>
            <w:b/>
            <w:bCs/>
            <w:sz w:val="24"/>
          </w:rPr>
          <w:t xml:space="preserve">Google Meet perceived usability- </w:t>
        </w:r>
      </w:ins>
      <w:ins w:id="386" w:author="Unknown Author" w:date="2021-10-31T11:26:30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w:t>
        </w:r>
      </w:ins>
      <w:ins w:id="387" w:author="Unknown Author" w:date="2021-10-31T11:29:33Z">
        <w:r>
          <w:rPr>
            <w:rFonts w:ascii="Times New Roman" w:hAnsi="Times New Roman"/>
            <w:b w:val="false"/>
            <w:bCs w:val="false"/>
            <w:sz w:val="24"/>
            <w:szCs w:val="24"/>
          </w:rPr>
          <w:t>. (The Factors Affecting Intention to Use Google Meet Amid Online Meeting Platforms Competition in Indonesia</w:t>
        </w:r>
      </w:ins>
      <w:ins w:id="388" w:author="Unknown Author" w:date="2021-10-31T11:30:18Z">
        <w:r>
          <w:rPr>
            <w:rFonts w:ascii="Times New Roman" w:hAnsi="Times New Roman"/>
            <w:b w:val="false"/>
            <w:bCs w:val="false"/>
            <w:sz w:val="24"/>
            <w:szCs w:val="24"/>
          </w:rPr>
          <w:t>, 2020)</w:t>
        </w:r>
      </w:ins>
    </w:p>
    <w:p>
      <w:pPr>
        <w:pStyle w:val="Normal"/>
        <w:bidi w:val="0"/>
        <w:spacing w:lineRule="auto" w:line="480" w:before="0" w:after="159"/>
        <w:ind w:left="0" w:right="0" w:hanging="0"/>
        <w:jc w:val="both"/>
        <w:rPr>
          <w:rFonts w:ascii="Times New Roman" w:hAnsi="Times New Roman"/>
          <w:b/>
          <w:b/>
          <w:bCs/>
        </w:rPr>
      </w:pPr>
      <w:ins w:id="389" w:author="Unknown Author" w:date="2021-10-31T11:39:37Z">
        <w:r>
          <w:rPr>
            <w:rFonts w:ascii="Times New Roman" w:hAnsi="Times New Roman"/>
            <w:b/>
            <w:bCs/>
            <w:sz w:val="24"/>
          </w:rPr>
          <w:tab/>
        </w:r>
      </w:ins>
      <w:ins w:id="390" w:author="Unknown Author" w:date="2021-10-31T11:39:37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w:t>
        </w:r>
      </w:ins>
      <w:ins w:id="391" w:author="Unknown Author" w:date="2021-12-11T10:37:04Z">
        <w:r>
          <w:rPr>
            <w:rFonts w:ascii="Times New Roman" w:hAnsi="Times New Roman"/>
          </w:rPr>
          <w:t>.</w:t>
        </w:r>
      </w:ins>
    </w:p>
    <w:p>
      <w:pPr>
        <w:pStyle w:val="Normal"/>
        <w:bidi w:val="0"/>
        <w:spacing w:lineRule="auto" w:line="480" w:before="0" w:after="159"/>
        <w:ind w:left="0" w:right="0" w:hanging="0"/>
        <w:jc w:val="both"/>
        <w:rPr>
          <w:rFonts w:ascii="Times New Roman" w:hAnsi="Times New Roman"/>
          <w:b/>
          <w:b/>
          <w:bCs/>
          <w:del w:id="393" w:author="Unknown Author" w:date="2021-10-31T12:18:07Z"/>
        </w:rPr>
      </w:pPr>
      <w:del w:id="392" w:author="Unknown Author" w:date="2021-10-31T12:18:07Z">
        <w:r>
          <w:rPr/>
        </w:r>
      </w:del>
    </w:p>
    <w:p>
      <w:pPr>
        <w:pStyle w:val="Normal"/>
        <w:bidi w:val="0"/>
        <w:spacing w:lineRule="auto" w:line="480" w:before="0" w:after="159"/>
        <w:ind w:left="0" w:right="0" w:hanging="0"/>
        <w:jc w:val="both"/>
        <w:rPr>
          <w:rFonts w:ascii="Times New Roman" w:hAnsi="Times New Roman"/>
          <w:ins w:id="396" w:author="Unknown Author" w:date="2021-10-31T12:13:10Z"/>
          <w:b/>
          <w:b/>
          <w:bCs/>
        </w:rPr>
      </w:pPr>
      <w:ins w:id="394" w:author="Unknown Author" w:date="2021-10-31T12:13:10Z">
        <w:r>
          <w:rPr>
            <w:rFonts w:ascii="Times New Roman" w:hAnsi="Times New Roman"/>
            <w:b/>
            <w:bCs/>
            <w:sz w:val="24"/>
          </w:rPr>
          <w:t>Internet speed</w:t>
        </w:r>
      </w:ins>
      <w:ins w:id="395" w:author="Unknown Author" w:date="2021-10-31T12:13:10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w:t>
        </w:r>
      </w:ins>
    </w:p>
    <w:p>
      <w:pPr>
        <w:pStyle w:val="Normal"/>
        <w:bidi w:val="0"/>
        <w:spacing w:lineRule="auto" w:line="480" w:before="0" w:after="159"/>
        <w:ind w:left="0" w:right="0" w:hanging="0"/>
        <w:jc w:val="left"/>
        <w:rPr>
          <w:rFonts w:ascii="Times New Roman" w:hAnsi="Times New Roman"/>
          <w:b/>
          <w:b/>
          <w:bCs/>
        </w:rPr>
      </w:pPr>
      <w:ins w:id="397" w:author="Unknown Author" w:date="2021-10-31T12:13:10Z">
        <w:r>
          <w:rPr>
            <w:rFonts w:ascii="Times New Roman" w:hAnsi="Times New Roman"/>
            <w:b w:val="false"/>
            <w:bCs w:val="false"/>
            <w:sz w:val="24"/>
          </w:rPr>
          <w:t>(Google Meet hardware requirements,2021)</w:t>
          <w:br/>
          <w:tab/>
          <w:t>Researchers doesn’t agree in full with the theoretical minimum set by Google, as the researcher’s experiments suggest that Google Meet is still usable with minor hiccups at speed as low as 100</w:t>
        </w:r>
      </w:ins>
      <w:ins w:id="398" w:author="Unknown Author" w:date="2021-10-31T12:13:10Z">
        <w:r>
          <w:rPr>
            <w:rFonts w:eastAsia="Noto Serif CJK SC" w:cs="Lohit Devanagari" w:ascii="Times New Roman" w:hAnsi="Times New Roman"/>
            <w:b w:val="false"/>
            <w:bCs w:val="false"/>
            <w:color w:val="auto"/>
            <w:kern w:val="2"/>
            <w:sz w:val="24"/>
            <w:szCs w:val="24"/>
            <w:lang w:val="en-GB" w:eastAsia="zh-CN" w:bidi="hi-IN"/>
          </w:rPr>
          <w:t>KB/s</w:t>
        </w:r>
      </w:ins>
      <w:ins w:id="399" w:author="Unknown Author" w:date="2021-10-31T12:13:10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pPr>
      <w:ins w:id="400" w:author="Unknown Author" w:date="2021-10-31T12:18:11Z">
        <w:r>
          <w:rPr>
            <w:rFonts w:ascii="Times New Roman" w:hAnsi="Times New Roman"/>
            <w:b/>
            <w:bCs/>
            <w:sz w:val="24"/>
          </w:rPr>
          <w:t>Latency</w:t>
        </w:r>
      </w:ins>
      <w:ins w:id="401" w:author="Unknown Author" w:date="2021-10-31T12:18:11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pPr>
      <w:ins w:id="403" w:author="Unknown Author" w:date="2021-10-31T12:18:11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b/>
          <w:b/>
          <w:bCs/>
          <w:sz w:val="24"/>
          <w:del w:id="405" w:author="Unknown Author" w:date="2021-12-06T11:47:10Z"/>
        </w:rPr>
      </w:pPr>
      <w:del w:id="404"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24">
                <wp:simplePos x="0" y="0"/>
                <wp:positionH relativeFrom="column">
                  <wp:posOffset>-123825</wp:posOffset>
                </wp:positionH>
                <wp:positionV relativeFrom="paragraph">
                  <wp:posOffset>106680</wp:posOffset>
                </wp:positionV>
                <wp:extent cx="1317625" cy="1089025"/>
                <wp:effectExtent l="0" t="0" r="0" b="0"/>
                <wp:wrapNone/>
                <wp:docPr id="37" name="Shape40"/>
                <a:graphic xmlns:a="http://schemas.openxmlformats.org/drawingml/2006/main">
                  <a:graphicData uri="http://schemas.microsoft.com/office/word/2010/wordprocessingShape">
                    <wps:wsp>
                      <wps:cNvSpPr/>
                      <wps:spPr>
                        <a:xfrm>
                          <a:off x="0" y="0"/>
                          <a:ext cx="1316880" cy="10882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406" w:author="Unknown Author" w:date="2021-10-31T12:02:08Z">
                              <w:r>
                                <w:rPr>
                                  <w:rFonts w:ascii="Times New Roman" w:hAnsi="Times New Roman"/>
                                  <w:color w:val="000000"/>
                                  <w:sz w:val="28"/>
                                  <w:szCs w:val="36"/>
                                </w:rPr>
                                <w:t>Internet Speed</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4">
                <wp:simplePos x="0" y="0"/>
                <wp:positionH relativeFrom="column">
                  <wp:posOffset>2156460</wp:posOffset>
                </wp:positionH>
                <wp:positionV relativeFrom="paragraph">
                  <wp:posOffset>106680</wp:posOffset>
                </wp:positionV>
                <wp:extent cx="1317625" cy="1089025"/>
                <wp:effectExtent l="0" t="0" r="0" b="0"/>
                <wp:wrapNone/>
                <wp:docPr id="39" name="Shape40_0"/>
                <a:graphic xmlns:a="http://schemas.openxmlformats.org/drawingml/2006/main">
                  <a:graphicData uri="http://schemas.microsoft.com/office/word/2010/wordprocessingShape">
                    <wps:wsp>
                      <wps:cNvSpPr/>
                      <wps:spPr>
                        <a:xfrm>
                          <a:off x="0" y="0"/>
                          <a:ext cx="1316880" cy="10882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rPr>
                            </w:pPr>
                            <w:ins w:id="407" w:author="Unknown Author" w:date="2021-10-31T12:02:08Z">
                              <w:r>
                                <w:rPr>
                                  <w:rFonts w:ascii="Times New Roman" w:hAnsi="Times New Roman"/>
                                  <w:color w:val="000000"/>
                                  <w:sz w:val="28"/>
                                  <w:szCs w:val="36"/>
                                </w:rPr>
                                <w:t>Latency</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5">
                <wp:simplePos x="0" y="0"/>
                <wp:positionH relativeFrom="column">
                  <wp:posOffset>4436745</wp:posOffset>
                </wp:positionH>
                <wp:positionV relativeFrom="paragraph">
                  <wp:posOffset>106680</wp:posOffset>
                </wp:positionV>
                <wp:extent cx="1317625" cy="1089025"/>
                <wp:effectExtent l="0" t="0" r="0" b="0"/>
                <wp:wrapNone/>
                <wp:docPr id="41" name="Shape40_1"/>
                <a:graphic xmlns:a="http://schemas.openxmlformats.org/drawingml/2006/main">
                  <a:graphicData uri="http://schemas.microsoft.com/office/word/2010/wordprocessingShape">
                    <wps:wsp>
                      <wps:cNvSpPr/>
                      <wps:spPr>
                        <a:xfrm>
                          <a:off x="0" y="0"/>
                          <a:ext cx="1316880" cy="108828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false"/>
                              <w:jc w:val="center"/>
                              <w:rPr>
                                <w:color w:val="000000"/>
                                <w:ins w:id="409" w:author="Unknown Author" w:date="2021-10-31T12:02:08Z"/>
                              </w:rPr>
                            </w:pPr>
                            <w:ins w:id="408" w:author="Unknown Author" w:date="2021-10-31T12:02:08Z">
                              <w:r>
                                <w:rPr>
                                  <w:rFonts w:ascii="Times New Roman" w:hAnsi="Times New Roman"/>
                                  <w:color w:val="000000"/>
                                  <w:sz w:val="28"/>
                                  <w:szCs w:val="36"/>
                                </w:rPr>
                                <w:t xml:space="preserve">Google Meet </w:t>
                              </w:r>
                            </w:ins>
                          </w:p>
                          <w:p>
                            <w:pPr>
                              <w:pStyle w:val="FrameContents"/>
                              <w:overflowPunct w:val="false"/>
                              <w:jc w:val="center"/>
                              <w:rPr>
                                <w:color w:val="000000"/>
                              </w:rPr>
                            </w:pPr>
                            <w:ins w:id="410" w:author="Unknown Author" w:date="2021-10-31T12:02:08Z">
                              <w:r>
                                <w:rPr>
                                  <w:rFonts w:ascii="Times New Roman" w:hAnsi="Times New Roman"/>
                                  <w:color w:val="000000"/>
                                  <w:sz w:val="28"/>
                                  <w:szCs w:val="36"/>
                                </w:rPr>
                                <w:t>Performance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412" w:author="Unknown Author" w:date="2021-10-31T12:15:47Z"/>
          <w:b/>
          <w:b/>
          <w:bCs/>
          <w:sz w:val="24"/>
        </w:rPr>
      </w:pPr>
      <w:ins w:id="411" w:author="Unknown Author" w:date="2021-10-31T12:15:47Z">
        <w:r>
          <w:rPr>
            <w:rFonts w:ascii="Times New Roman" w:hAnsi="Times New Roman"/>
            <w:b/>
            <w:bCs/>
            <w:sz w:val="24"/>
          </w:rPr>
          <mc:AlternateContent>
            <mc:Choice Requires="wps">
              <w:drawing>
                <wp:anchor behindDoc="0" distT="0" distB="0" distL="0" distR="0" simplePos="0" locked="0" layoutInCell="1" allowOverlap="1" relativeHeight="25">
                  <wp:simplePos x="0" y="0"/>
                  <wp:positionH relativeFrom="column">
                    <wp:posOffset>3575685</wp:posOffset>
                  </wp:positionH>
                  <wp:positionV relativeFrom="paragraph">
                    <wp:posOffset>184150</wp:posOffset>
                  </wp:positionV>
                  <wp:extent cx="717550" cy="21590"/>
                  <wp:effectExtent l="0" t="0" r="0" b="0"/>
                  <wp:wrapNone/>
                  <wp:docPr id="43" name="Shape41_1"/>
                  <a:graphic xmlns:a="http://schemas.openxmlformats.org/drawingml/2006/main">
                    <a:graphicData uri="http://schemas.microsoft.com/office/word/2010/wordprocessingShape">
                      <wps:wsp>
                        <wps:cNvSpPr/>
                        <wps:spPr>
                          <a:xfrm>
                            <a:off x="0" y="0"/>
                            <a:ext cx="71676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5pt,14.5pt" to="337.95pt,14.7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26">
                  <wp:simplePos x="0" y="0"/>
                  <wp:positionH relativeFrom="column">
                    <wp:posOffset>3575050</wp:posOffset>
                  </wp:positionH>
                  <wp:positionV relativeFrom="paragraph">
                    <wp:posOffset>433070</wp:posOffset>
                  </wp:positionV>
                  <wp:extent cx="718185" cy="22225"/>
                  <wp:effectExtent l="0" t="0" r="0" b="0"/>
                  <wp:wrapNone/>
                  <wp:docPr id="44" name="Shape41_2"/>
                  <a:graphic xmlns:a="http://schemas.openxmlformats.org/drawingml/2006/main">
                    <a:graphicData uri="http://schemas.microsoft.com/office/word/2010/wordprocessingShape">
                      <wps:wsp>
                        <wps:cNvSpPr/>
                        <wps:spPr>
                          <a:xfrm>
                            <a:off x="0" y="0"/>
                            <a:ext cx="71676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34.1pt" to="337.9pt,34.35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50">
                  <wp:simplePos x="0" y="0"/>
                  <wp:positionH relativeFrom="column">
                    <wp:posOffset>1313180</wp:posOffset>
                  </wp:positionH>
                  <wp:positionV relativeFrom="paragraph">
                    <wp:posOffset>-123190</wp:posOffset>
                  </wp:positionV>
                  <wp:extent cx="709295" cy="712470"/>
                  <wp:effectExtent l="0" t="0" r="0" b="0"/>
                  <wp:wrapSquare wrapText="bothSides"/>
                  <wp:docPr id="45" name="DrawObject1"/>
                  <a:graphic xmlns:a="http://schemas.openxmlformats.org/drawingml/2006/main">
                    <a:graphicData uri="http://schemas.microsoft.com/office/word/2010/wordprocessingGroup">
                      <wpg:wgp>
                        <wpg:cNvGrpSpPr/>
                        <wpg:grpSpPr>
                          <a:xfrm>
                            <a:off x="0" y="0"/>
                            <a:ext cx="708840" cy="711720"/>
                          </a:xfrm>
                        </wpg:grpSpPr>
                        <wps:wsp>
                          <wps:cNvSpPr/>
                          <wps:spPr>
                            <a:xfrm>
                              <a:off x="0" y="354960"/>
                              <a:ext cx="708840" cy="1440"/>
                            </a:xfrm>
                            <a:prstGeom prst="line">
                              <a:avLst/>
                            </a:prstGeom>
                            <a:ln w="57240">
                              <a:solidFill>
                                <a:srgbClr val="000000"/>
                              </a:solidFill>
                              <a:round/>
                            </a:ln>
                          </wps:spPr>
                          <wps:style>
                            <a:lnRef idx="0"/>
                            <a:fillRef idx="0"/>
                            <a:effectRef idx="0"/>
                            <a:fontRef idx="minor"/>
                          </wps:style>
                          <wps:bodyPr/>
                        </wps:wsp>
                        <wps:wsp>
                          <wps:cNvSpPr/>
                          <wps:spPr>
                            <a:xfrm>
                              <a:off x="354960" y="0"/>
                              <a:ext cx="720" cy="71172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3pt;margin-top:-9.85pt;width:55.75pt;height:56pt" coordorigin="2066,-197" coordsize="1115,1120">
                  <v:line id="shape_0" from="2067,363" to="3182,364" stroked="t" style="position:absolute">
                    <v:stroke color="black" weight="57240" joinstyle="round" endcap="flat"/>
                    <v:fill o:detectmouseclick="t" on="false"/>
                  </v:line>
                  <v:line id="shape_0" from="2626,-196" to="2626,924"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414" w:author="Unknown Author" w:date="2021-10-31T12:15:47Z"/>
          <w:b/>
          <w:b/>
          <w:bCs/>
          <w:sz w:val="24"/>
        </w:rPr>
      </w:pPr>
      <w:ins w:id="413" w:author="Unknown Author" w:date="2021-10-31T12:15:47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416" w:author="Unknown Author" w:date="2021-10-31T12:15:47Z"/>
          <w:b w:val="false"/>
          <w:b w:val="false"/>
          <w:bCs w:val="false"/>
          <w:sz w:val="16"/>
          <w:szCs w:val="24"/>
        </w:rPr>
      </w:pPr>
      <w:ins w:id="415" w:author="Unknown Author" w:date="2021-10-31T12:15:47Z">
        <w:r>
          <w:rPr>
            <w:rFonts w:ascii="Times New Roman" w:hAnsi="Times New Roman"/>
            <w:b w:val="false"/>
            <w:bCs w:val="false"/>
            <w:sz w:val="16"/>
            <w:szCs w:val="24"/>
          </w:rPr>
          <w:t>fig3: visual representation of variables</w:t>
        </w:r>
      </w:ins>
    </w:p>
    <w:p>
      <w:pPr>
        <w:pStyle w:val="Normal"/>
        <w:bidi w:val="0"/>
        <w:spacing w:lineRule="auto" w:line="480" w:before="0" w:after="159"/>
        <w:ind w:left="0" w:right="0" w:hanging="0"/>
        <w:jc w:val="both"/>
        <w:rPr/>
      </w:pPr>
      <w:ins w:id="417" w:author="Unknown Author" w:date="2021-10-31T12:15:47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420" w:author="Unknown Author" w:date="2021-10-31T12:15:47Z"/>
          <w:b/>
          <w:b/>
          <w:bCs/>
        </w:rPr>
      </w:pPr>
      <w:ins w:id="419" w:author="Unknown Author" w:date="2021-10-31T12:15:47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b/>
          <w:b/>
          <w:bCs/>
        </w:rPr>
      </w:pPr>
      <w:ins w:id="421" w:author="Unknown Author" w:date="2021-10-31T12:15:47Z">
        <w:r>
          <w:rPr>
            <w:rFonts w:ascii="Times New Roman" w:hAnsi="Times New Roman"/>
            <w:b w:val="false"/>
            <w:bCs w:val="false"/>
            <w:sz w:val="24"/>
          </w:rPr>
          <w:t>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36">
                <wp:simplePos x="0" y="0"/>
                <wp:positionH relativeFrom="column">
                  <wp:posOffset>854710</wp:posOffset>
                </wp:positionH>
                <wp:positionV relativeFrom="paragraph">
                  <wp:posOffset>-70485</wp:posOffset>
                </wp:positionV>
                <wp:extent cx="3639820" cy="3585210"/>
                <wp:effectExtent l="0" t="0" r="0" b="0"/>
                <wp:wrapNone/>
                <wp:docPr id="46" name="Shape37"/>
                <a:graphic xmlns:a="http://schemas.openxmlformats.org/drawingml/2006/main">
                  <a:graphicData uri="http://schemas.microsoft.com/office/word/2010/wordprocessingShape">
                    <wps:wsp>
                      <wps:cNvSpPr/>
                      <wps:spPr>
                        <a:xfrm>
                          <a:off x="0" y="0"/>
                          <a:ext cx="3639240" cy="3584520"/>
                        </a:xfrm>
                        <a:prstGeom prst="ellipse">
                          <a:avLst/>
                        </a:prstGeom>
                        <a:solidFill>
                          <a:srgbClr val="ffffff"/>
                        </a:solidFill>
                        <a:ln w="29160">
                          <a:solidFill>
                            <a:srgbClr val="ff6d6d"/>
                          </a:solidFill>
                          <a:round/>
                        </a:ln>
                      </wps:spPr>
                      <wps:style>
                        <a:lnRef idx="0"/>
                        <a:fillRef idx="0"/>
                        <a:effectRef idx="0"/>
                        <a:fontRef idx="minor"/>
                      </wps:style>
                      <wps:txbx>
                        <w:txbxContent>
                          <w:p>
                            <w:pPr>
                              <w:pStyle w:val="FrameContents"/>
                              <w:jc w:val="center"/>
                              <w:rPr>
                                <w:color w:val="000000"/>
                                <w:ins w:id="423" w:author="Unknown Author" w:date="2021-10-31T12:15:47Z"/>
                              </w:rPr>
                            </w:pPr>
                            <w:ins w:id="422"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424" w:author="Unknown Author" w:date="2021-10-31T12:15:47Z">
                              <w:r>
                                <w:rPr>
                                  <w:rFonts w:ascii="Times New Roman" w:hAnsi="Times New Roman"/>
                                  <w:color w:val="000000"/>
                                  <w:sz w:val="32"/>
                                  <w:szCs w:val="44"/>
                                </w:rPr>
                                <w:t>System value</w:t>
                              </w:r>
                            </w:ins>
                          </w:p>
                        </w:txbxContent>
                      </wps:txbx>
                      <wps:bodyPr lIns="14760" rIns="14760" tIns="14760" bIns="14760" anchor="ctr">
                        <a:noAutofit/>
                      </wps:bodyPr>
                    </wps:wsp>
                  </a:graphicData>
                </a:graphic>
              </wp:anchor>
            </w:drawing>
          </mc:Choice>
          <mc:Fallback>
            <w:pict>
              <v:oval id="shape_0" ID="Shape37" fillcolor="white" stroked="t" style="position:absolute;margin-left:67.3pt;margin-top:-5.55pt;width:286.5pt;height:282.2pt">
                <w10:wrap type="square"/>
                <v:fill o:detectmouseclick="t" type="solid" color2="black"/>
                <v:stroke color="#ff6d6d" weight="29160" joinstyle="round" endcap="flat"/>
                <v:textbox>
                  <w:txbxContent>
                    <w:p>
                      <w:pPr>
                        <w:pStyle w:val="FrameContents"/>
                        <w:jc w:val="center"/>
                        <w:rPr>
                          <w:color w:val="000000"/>
                          <w:ins w:id="426" w:author="Unknown Author" w:date="2021-10-31T12:15:47Z"/>
                        </w:rPr>
                      </w:pPr>
                      <w:ins w:id="425" w:author="Unknown Author" w:date="2021-10-31T12:15:47Z">
                        <w:r>
                          <w:rPr>
                            <w:color w:val="000000"/>
                          </w:rPr>
                        </w:r>
                      </w:ins>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ins w:id="427" w:author="Unknown Author" w:date="2021-10-31T12:15:47Z">
                        <w:r>
                          <w:rPr>
                            <w:rFonts w:ascii="Times New Roman" w:hAnsi="Times New Roman"/>
                            <w:color w:val="000000"/>
                            <w:sz w:val="32"/>
                            <w:szCs w:val="44"/>
                          </w:rPr>
                          <w:t>System value</w:t>
                        </w:r>
                      </w:ins>
                    </w:p>
                  </w:txbxContent>
                </v:textbox>
              </v:oval>
            </w:pict>
          </mc:Fallback>
        </mc:AlternateContent>
        <mc:AlternateContent>
          <mc:Choice Requires="wps">
            <w:drawing>
              <wp:anchor behindDoc="0" distT="0" distB="0" distL="0" distR="0" simplePos="0" locked="0" layoutInCell="1" allowOverlap="1" relativeHeight="37">
                <wp:simplePos x="0" y="0"/>
                <wp:positionH relativeFrom="column">
                  <wp:posOffset>1101725</wp:posOffset>
                </wp:positionH>
                <wp:positionV relativeFrom="paragraph">
                  <wp:posOffset>956310</wp:posOffset>
                </wp:positionV>
                <wp:extent cx="1518920" cy="1518920"/>
                <wp:effectExtent l="0" t="0" r="0" b="0"/>
                <wp:wrapNone/>
                <wp:docPr id="48" name="Shape37_0"/>
                <a:graphic xmlns:a="http://schemas.openxmlformats.org/drawingml/2006/main">
                  <a:graphicData uri="http://schemas.microsoft.com/office/word/2010/wordprocessingShape">
                    <wps:wsp>
                      <wps:cNvSpPr/>
                      <wps:spPr>
                        <a:xfrm>
                          <a:off x="0" y="0"/>
                          <a:ext cx="1518120" cy="1518120"/>
                        </a:xfrm>
                        <a:prstGeom prst="ellipse">
                          <a:avLst/>
                        </a:prstGeom>
                        <a:solidFill>
                          <a:srgbClr val="ffffff"/>
                        </a:solidFill>
                        <a:ln w="29160">
                          <a:solidFill>
                            <a:srgbClr val="468a1a"/>
                          </a:solidFill>
                          <a:round/>
                        </a:ln>
                      </wps:spPr>
                      <wps:style>
                        <a:lnRef idx="0"/>
                        <a:fillRef idx="0"/>
                        <a:effectRef idx="0"/>
                        <a:fontRef idx="minor"/>
                      </wps:style>
                      <wps:txbx>
                        <w:txbxContent>
                          <w:p>
                            <w:pPr>
                              <w:pStyle w:val="FrameContents"/>
                              <w:jc w:val="center"/>
                              <w:rPr>
                                <w:color w:val="000000"/>
                                <w:ins w:id="429" w:author="Unknown Author" w:date="2021-10-31T12:15:47Z"/>
                              </w:rPr>
                            </w:pPr>
                            <w:ins w:id="428" w:author="Unknown Author" w:date="2021-10-31T12:15:47Z">
                              <w:r>
                                <w:rPr>
                                  <w:rFonts w:ascii="Times New Roman" w:hAnsi="Times New Roman"/>
                                  <w:color w:val="000000"/>
                                  <w:sz w:val="28"/>
                                  <w:szCs w:val="36"/>
                                </w:rPr>
                                <w:t>Other participants</w:t>
                              </w:r>
                            </w:ins>
                          </w:p>
                          <w:p>
                            <w:pPr>
                              <w:pStyle w:val="FrameContents"/>
                              <w:jc w:val="center"/>
                              <w:rPr>
                                <w:color w:val="000000"/>
                              </w:rPr>
                            </w:pPr>
                            <w:ins w:id="430" w:author="Unknown Author" w:date="2021-10-31T12:15:47Z">
                              <w:r>
                                <w:rPr>
                                  <w:rFonts w:ascii="Times New Roman" w:hAnsi="Times New Roman"/>
                                  <w:color w:val="000000"/>
                                  <w:sz w:val="28"/>
                                  <w:szCs w:val="36"/>
                                </w:rPr>
                                <w:t>value</w:t>
                              </w:r>
                            </w:ins>
                          </w:p>
                        </w:txbxContent>
                      </wps:txbx>
                      <wps:bodyPr lIns="14760" rIns="14760" tIns="14760" bIns="14760" anchor="ctr">
                        <a:noAutofit/>
                      </wps:bodyPr>
                    </wps:wsp>
                  </a:graphicData>
                </a:graphic>
              </wp:anchor>
            </w:drawing>
          </mc:Choice>
          <mc:Fallback>
            <w:pict>
              <v:oval id="shape_0" ID="Shape37_0" fillcolor="white" stroked="t" style="position:absolute;margin-left:86.75pt;margin-top:75.3pt;width:119.5pt;height:119.5pt">
                <w10:wrap type="square"/>
                <v:fill o:detectmouseclick="t" type="solid" color2="black"/>
                <v:stroke color="#468a1a" weight="29160" joinstyle="round" endcap="flat"/>
                <v:textbox>
                  <w:txbxContent>
                    <w:p>
                      <w:pPr>
                        <w:pStyle w:val="FrameContents"/>
                        <w:jc w:val="center"/>
                        <w:rPr>
                          <w:color w:val="000000"/>
                          <w:ins w:id="432" w:author="Unknown Author" w:date="2021-10-31T12:15:47Z"/>
                        </w:rPr>
                      </w:pPr>
                      <w:ins w:id="431" w:author="Unknown Author" w:date="2021-10-31T12:15:47Z">
                        <w:r>
                          <w:rPr>
                            <w:rFonts w:ascii="Times New Roman" w:hAnsi="Times New Roman"/>
                            <w:color w:val="000000"/>
                            <w:sz w:val="28"/>
                            <w:szCs w:val="36"/>
                          </w:rPr>
                          <w:t>Other participants</w:t>
                        </w:r>
                      </w:ins>
                    </w:p>
                    <w:p>
                      <w:pPr>
                        <w:pStyle w:val="FrameContents"/>
                        <w:jc w:val="center"/>
                        <w:rPr>
                          <w:color w:val="000000"/>
                        </w:rPr>
                      </w:pPr>
                      <w:ins w:id="433" w:author="Unknown Author" w:date="2021-10-31T12:15:47Z">
                        <w:r>
                          <w:rPr>
                            <w:rFonts w:ascii="Times New Roman" w:hAnsi="Times New Roman"/>
                            <w:color w:val="000000"/>
                            <w:sz w:val="28"/>
                            <w:szCs w:val="36"/>
                          </w:rPr>
                          <w:t>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ins w:id="435" w:author="Unknown Author" w:date="2021-10-31T12:15:47Z"/>
          <w:b/>
          <w:b/>
          <w:bCs/>
          <w:sz w:val="24"/>
        </w:rPr>
      </w:pPr>
      <w:ins w:id="434"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mc:AlternateContent>
          <mc:Choice Requires="wps">
            <w:drawing>
              <wp:anchor behindDoc="0" distT="0" distB="0" distL="0" distR="0" simplePos="0" locked="0" layoutInCell="1" allowOverlap="1" relativeHeight="38">
                <wp:simplePos x="0" y="0"/>
                <wp:positionH relativeFrom="column">
                  <wp:posOffset>2901950</wp:posOffset>
                </wp:positionH>
                <wp:positionV relativeFrom="paragraph">
                  <wp:posOffset>31750</wp:posOffset>
                </wp:positionV>
                <wp:extent cx="1518920" cy="1518920"/>
                <wp:effectExtent l="0" t="0" r="0" b="0"/>
                <wp:wrapNone/>
                <wp:docPr id="50" name="Shape37_1"/>
                <a:graphic xmlns:a="http://schemas.openxmlformats.org/drawingml/2006/main">
                  <a:graphicData uri="http://schemas.microsoft.com/office/word/2010/wordprocessingShape">
                    <wps:wsp>
                      <wps:cNvSpPr/>
                      <wps:spPr>
                        <a:xfrm>
                          <a:off x="0" y="0"/>
                          <a:ext cx="1518120" cy="1518120"/>
                        </a:xfrm>
                        <a:prstGeom prst="ellipse">
                          <a:avLst/>
                        </a:prstGeom>
                        <a:solidFill>
                          <a:srgbClr val="ffffff"/>
                        </a:solidFill>
                        <a:ln w="29160">
                          <a:solidFill>
                            <a:srgbClr val="3465a4"/>
                          </a:solidFill>
                          <a:round/>
                        </a:ln>
                      </wps:spPr>
                      <wps:style>
                        <a:lnRef idx="0"/>
                        <a:fillRef idx="0"/>
                        <a:effectRef idx="0"/>
                        <a:fontRef idx="minor"/>
                      </wps:style>
                      <wps:txbx>
                        <w:txbxContent>
                          <w:p>
                            <w:pPr>
                              <w:pStyle w:val="FrameContents"/>
                              <w:jc w:val="center"/>
                              <w:rPr>
                                <w:color w:val="000000"/>
                              </w:rPr>
                            </w:pPr>
                            <w:ins w:id="436" w:author="Unknown Author" w:date="2021-10-31T12:15:47Z">
                              <w:r>
                                <w:rPr>
                                  <w:rFonts w:ascii="Times New Roman" w:hAnsi="Times New Roman"/>
                                  <w:color w:val="000000"/>
                                  <w:sz w:val="28"/>
                                  <w:szCs w:val="36"/>
                                </w:rPr>
                                <w:t>User value</w:t>
                              </w:r>
                            </w:ins>
                          </w:p>
                        </w:txbxContent>
                      </wps:txbx>
                      <wps:bodyPr lIns="14760" rIns="14760" tIns="14760" bIns="14760" anchor="ctr">
                        <a:noAutofit/>
                      </wps:bodyPr>
                    </wps:wsp>
                  </a:graphicData>
                </a:graphic>
              </wp:anchor>
            </w:drawing>
          </mc:Choice>
          <mc:Fallback>
            <w:pict>
              <v:oval id="shape_0" ID="Shape37_1" fillcolor="white" stroked="t" style="position:absolute;margin-left:228.5pt;margin-top:2.5pt;width:119.5pt;height:119.5pt">
                <w10:wrap type="square"/>
                <v:fill o:detectmouseclick="t" type="solid" color2="black"/>
                <v:stroke color="#3465a4" weight="29160" joinstyle="round" endcap="flat"/>
                <v:textbox>
                  <w:txbxContent>
                    <w:p>
                      <w:pPr>
                        <w:pStyle w:val="FrameContents"/>
                        <w:jc w:val="center"/>
                        <w:rPr>
                          <w:color w:val="000000"/>
                        </w:rPr>
                      </w:pPr>
                      <w:ins w:id="437" w:author="Unknown Author" w:date="2021-10-31T12:15:47Z">
                        <w:r>
                          <w:rPr>
                            <w:rFonts w:ascii="Times New Roman" w:hAnsi="Times New Roman"/>
                            <w:color w:val="000000"/>
                            <w:sz w:val="28"/>
                            <w:szCs w:val="36"/>
                          </w:rPr>
                          <w:t>User value</w:t>
                        </w:r>
                      </w:ins>
                    </w:p>
                  </w:txbxContent>
                </v:textbox>
              </v:oval>
            </w:pict>
          </mc:Fallback>
        </mc:AlternateContent>
      </w:r>
    </w:p>
    <w:p>
      <w:pPr>
        <w:pStyle w:val="Normal"/>
        <w:bidi w:val="0"/>
        <w:spacing w:lineRule="auto" w:line="480" w:before="0" w:after="159"/>
        <w:ind w:left="0" w:right="0" w:hanging="0"/>
        <w:jc w:val="both"/>
        <w:rPr>
          <w:rFonts w:ascii="Times New Roman" w:hAnsi="Times New Roman"/>
          <w:b/>
          <w:b/>
          <w:bCs/>
          <w:sz w:val="24"/>
        </w:rPr>
      </w:pPr>
      <w:r>
        <w:rPr>
          <w:rFonts w:ascii="Times New Roman" w:hAnsi="Times New Roman"/>
          <w:b/>
          <w:bCs/>
          <w:sz w:val="24"/>
        </w:rPr>
      </w:r>
    </w:p>
    <w:p>
      <w:pPr>
        <w:pStyle w:val="Normal"/>
        <w:bidi w:val="0"/>
        <w:spacing w:lineRule="auto" w:line="480" w:before="0" w:after="159"/>
        <w:ind w:left="0" w:right="0" w:hanging="0"/>
        <w:jc w:val="both"/>
        <w:rPr>
          <w:rFonts w:ascii="Times New Roman" w:hAnsi="Times New Roman"/>
          <w:ins w:id="439" w:author="Unknown Author" w:date="2021-10-31T12:15:47Z"/>
          <w:b/>
          <w:b/>
          <w:bCs/>
          <w:sz w:val="24"/>
        </w:rPr>
      </w:pPr>
      <w:ins w:id="438"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41" w:author="Unknown Author" w:date="2021-10-31T12:15:47Z"/>
          <w:b/>
          <w:b/>
          <w:bCs/>
          <w:sz w:val="24"/>
        </w:rPr>
      </w:pPr>
      <w:ins w:id="440"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43" w:author="Unknown Author" w:date="2021-10-31T12:15:47Z"/>
          <w:b/>
          <w:b/>
          <w:bCs/>
          <w:sz w:val="24"/>
        </w:rPr>
      </w:pPr>
      <w:ins w:id="442"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45" w:author="Unknown Author" w:date="2021-10-31T12:15:47Z"/>
          <w:b/>
          <w:b/>
          <w:bCs/>
          <w:sz w:val="24"/>
        </w:rPr>
      </w:pPr>
      <w:ins w:id="444" w:author="Unknown Author" w:date="2021-10-31T12:15:47Z">
        <w:r>
          <w:rPr>
            <w:rFonts w:ascii="Times New Roman" w:hAnsi="Times New Roman"/>
            <w:b/>
            <w:bCs/>
            <w:sz w:val="24"/>
          </w:rPr>
        </w:r>
      </w:ins>
    </w:p>
    <w:p>
      <w:pPr>
        <w:pStyle w:val="Normal"/>
        <w:bidi w:val="0"/>
        <w:spacing w:lineRule="auto" w:line="480" w:before="0" w:after="159"/>
        <w:ind w:left="0" w:right="0" w:hanging="0"/>
        <w:jc w:val="center"/>
        <w:rPr>
          <w:sz w:val="16"/>
          <w:szCs w:val="24"/>
          <w:ins w:id="448" w:author="Unknown Author" w:date="2021-10-31T12:15:47Z"/>
        </w:rPr>
      </w:pPr>
      <w:ins w:id="446" w:author="Unknown Author" w:date="2021-12-10T10:51:12Z">
        <w:r>
          <w:rPr>
            <w:sz w:val="16"/>
            <w:szCs w:val="24"/>
          </w:rPr>
          <w:t>F</w:t>
        </w:r>
      </w:ins>
      <w:ins w:id="447" w:author="Unknown Author" w:date="2021-10-31T12:15:47Z">
        <w:r>
          <w:rPr>
            <w:sz w:val="16"/>
            <w:szCs w:val="24"/>
          </w:rPr>
          <w:t>ig4: subcompact visualization of system relationship</w:t>
        </w:r>
      </w:ins>
    </w:p>
    <w:p>
      <w:pPr>
        <w:pStyle w:val="Normal"/>
        <w:bidi w:val="0"/>
        <w:spacing w:lineRule="auto" w:line="480" w:before="0" w:after="159"/>
        <w:ind w:left="0" w:right="0" w:hanging="0"/>
        <w:jc w:val="both"/>
        <w:rPr>
          <w:rFonts w:ascii="Times New Roman" w:hAnsi="Times New Roman"/>
          <w:ins w:id="451" w:author="Unknown Author" w:date="2021-10-31T12:15:47Z"/>
          <w:b/>
          <w:b/>
          <w:bCs/>
        </w:rPr>
      </w:pPr>
      <w:ins w:id="449" w:author="Unknown Author" w:date="2021-10-31T12:15:47Z">
        <w:r>
          <w:rPr>
            <w:rFonts w:ascii="Times New Roman" w:hAnsi="Times New Roman"/>
            <w:b w:val="false"/>
            <w:bCs w:val="false"/>
            <w:sz w:val="24"/>
          </w:rPr>
          <w:t>The system</w:t>
        </w:r>
      </w:ins>
      <w:ins w:id="450" w:author="Unknown Author" w:date="2021-10-31T12:15:47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454" w:author="Unknown Author" w:date="2021-10-31T12:15:47Z"/>
          <w:b/>
          <w:b/>
          <w:bCs/>
        </w:rPr>
      </w:pPr>
      <w:ins w:id="452" w:author="Unknown Author" w:date="2021-10-31T12:15:47Z">
        <w:r>
          <w:rPr>
            <w:rFonts w:eastAsia="Noto Serif CJK SC" w:cs="Lohit Devanagari" w:ascii="Times New Roman" w:hAnsi="Times New Roman"/>
            <w:b w:val="false"/>
            <w:bCs w:val="false"/>
            <w:color w:val="auto"/>
            <w:kern w:val="2"/>
            <w:sz w:val="24"/>
            <w:szCs w:val="24"/>
            <w:lang w:val="en-GB" w:eastAsia="zh-CN" w:bidi="hi-IN"/>
          </w:rPr>
          <w:t>sv(System Value)  = opv (Other Partic</w:t>
        </w:r>
      </w:ins>
      <w:r>
        <w:rPr>
          <w:rFonts w:eastAsia="Noto Serif CJK SC" w:cs="Lohit Devanagari" w:ascii="Times New Roman" w:hAnsi="Times New Roman"/>
          <w:b w:val="false"/>
          <w:bCs w:val="false"/>
          <w:color w:val="auto"/>
          <w:kern w:val="2"/>
          <w:sz w:val="24"/>
          <w:szCs w:val="24"/>
          <w:lang w:val="en-GB" w:eastAsia="zh-CN" w:bidi="hi-IN"/>
        </w:rPr>
        <w:t>i</w:t>
      </w:r>
      <w:ins w:id="453" w:author="Unknown Author" w:date="2021-10-31T12:15:47Z">
        <w:r>
          <w:rPr>
            <w:rFonts w:eastAsia="Noto Serif CJK SC" w:cs="Lohit Devanagari" w:ascii="Times New Roman" w:hAnsi="Times New Roman"/>
            <w:b w:val="false"/>
            <w:bCs w:val="false"/>
            <w:color w:val="auto"/>
            <w:kern w:val="2"/>
            <w:sz w:val="24"/>
            <w:szCs w:val="24"/>
            <w:lang w:val="en-GB" w:eastAsia="zh-CN" w:bidi="hi-IN"/>
          </w:rPr>
          <w:t>pants Value) + uv (User Value)</w:t>
        </w:r>
      </w:ins>
    </w:p>
    <w:p>
      <w:pPr>
        <w:pStyle w:val="Normal"/>
        <w:bidi w:val="0"/>
        <w:spacing w:lineRule="auto" w:line="480" w:before="0" w:after="159"/>
        <w:ind w:left="0" w:right="0" w:hanging="0"/>
        <w:jc w:val="both"/>
        <w:rPr>
          <w:rFonts w:ascii="Times New Roman" w:hAnsi="Times New Roman"/>
          <w:ins w:id="456" w:author="Unknown Author" w:date="2021-10-31T12:15:47Z"/>
          <w:b/>
          <w:b/>
          <w:bCs/>
          <w:sz w:val="24"/>
        </w:rPr>
      </w:pPr>
      <w:ins w:id="455"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58" w:author="Unknown Author" w:date="2021-10-31T12:15:47Z"/>
          <w:b/>
          <w:b/>
          <w:bCs/>
          <w:sz w:val="24"/>
        </w:rPr>
      </w:pPr>
      <w:ins w:id="457"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60" w:author="Unknown Author" w:date="2021-10-31T12:15:47Z"/>
          <w:b/>
          <w:b/>
          <w:bCs/>
          <w:sz w:val="24"/>
        </w:rPr>
      </w:pPr>
      <w:ins w:id="459" w:author="Unknown Author" w:date="2021-10-31T12:15:47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462" w:author="Unknown Author" w:date="2021-10-31T12:15:47Z"/>
          <w:b/>
          <w:b/>
          <w:bCs/>
          <w:sz w:val="24"/>
        </w:rPr>
      </w:pPr>
      <w:ins w:id="461" w:author="Unknown Author" w:date="2021-10-31T12:15:47Z">
        <w:r>
          <w:rPr>
            <w:rFonts w:ascii="Times New Roman" w:hAnsi="Times New Roman"/>
            <w:b/>
            <w:bCs/>
            <w:sz w:val="24"/>
          </w:rPr>
        </w:r>
      </w:ins>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4" w:author="Unknown Author" w:date="2021-10-31T12:15:53Z"/>
        </w:rPr>
      </w:pPr>
      <w:del w:id="463" w:author="Unknown Author" w:date="2021-10-31T12:15:53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66" w:author="Unknown Author" w:date="2021-10-31T11:27:18Z"/>
        </w:rPr>
      </w:pPr>
      <w:del w:id="465" w:author="Unknown Author" w:date="2021-10-31T11:27: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68" w:author="Unknown Author" w:date="2021-10-31T11:27:18Z"/>
        </w:rPr>
      </w:pPr>
      <w:del w:id="46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0" w:author="Unknown Author" w:date="2021-10-31T11:27:18Z"/>
        </w:rPr>
      </w:pPr>
      <w:del w:id="46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2" w:author="Unknown Author" w:date="2021-10-31T11:27:18Z"/>
        </w:rPr>
      </w:pPr>
      <w:del w:id="47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4" w:author="Unknown Author" w:date="2021-10-31T11:27:18Z"/>
        </w:rPr>
      </w:pPr>
      <w:del w:id="473"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6" w:author="Unknown Author" w:date="2021-10-31T11:27:18Z"/>
        </w:rPr>
      </w:pPr>
      <w:del w:id="475" w:author="Unknown Author" w:date="2021-10-31T11:27:18Z">
        <w:r>
          <w:rPr>
            <w:rFonts w:ascii="Times New Roman" w:hAnsi="Times New Roman"/>
            <w:b/>
            <w:bCs/>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78" w:author="Unknown Author" w:date="2021-10-31T11:24:10Z"/>
        </w:rPr>
      </w:pPr>
      <w:del w:id="477" w:author="Unknown Author" w:date="2021-10-31T11:24:1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80" w:author="Unknown Author" w:date="2021-10-31T11:24:10Z"/>
        </w:rPr>
      </w:pPr>
      <w:del w:id="479"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82" w:author="Unknown Author" w:date="2021-10-31T11:24:10Z"/>
        </w:rPr>
      </w:pPr>
      <w:del w:id="481"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84" w:author="Unknown Author" w:date="2021-10-31T11:24:10Z"/>
        </w:rPr>
      </w:pPr>
      <w:del w:id="483" w:author="Unknown Author" w:date="2021-10-31T11:24:10Z">
        <w:r>
          <w:rPr>
            <w:rFonts w:ascii="Times New Roman" w:hAnsi="Times New Roman"/>
            <w:b/>
            <w:bCs/>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87" w:author="Unknown Author" w:date="2021-12-11T10:33:26Z"/>
        </w:rPr>
      </w:pPr>
      <w:del w:id="485" w:author="Unknown Author" w:date="2021-10-31T11:24:10Z">
        <w:r>
          <w:rPr>
            <w:rFonts w:ascii="Times New Roman" w:hAnsi="Times New Roman"/>
            <w:b/>
            <w:bCs/>
            <w:sz w:val="24"/>
          </w:rPr>
          <w:delText>C</w:delText>
        </w:r>
      </w:del>
      <w:del w:id="486" w:author="Unknown Author" w:date="2021-12-11T10:33:26Z">
        <w:r>
          <w:rPr>
            <w:rFonts w:ascii="Times New Roman" w:hAnsi="Times New Roman"/>
            <w:b/>
            <w:bCs/>
            <w:sz w:val="24"/>
          </w:rPr>
          <w:delText>onceptual Framework</w:delText>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89" w:author="Unknown Author" w:date="2021-12-11T10:33:26Z"/>
        </w:rPr>
      </w:pPr>
      <w:del w:id="488" w:author="Unknown Author" w:date="2021-12-11T10:33:26Z">
        <w:r>
          <w:rPr>
            <w:rFonts w:cs="Times New Roman" w:ascii="Times New Roman" w:hAnsi="Times New Roman"/>
            <w:b w:val="false"/>
            <w:bCs w:val="false"/>
            <w:sz w:val="24"/>
            <w:szCs w:val="24"/>
          </w:rPr>
          <w:delText>Conceptual framework contains the input, process and output of the study.  A conceptual framework demonstrates what the researchers supposed to find through the study. It is often signified in a visual plan.</w:delText>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91" w:author="Unknown Author" w:date="2021-12-11T10:33:26Z"/>
        </w:rPr>
      </w:pPr>
      <w:del w:id="490"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93" w:author="Unknown Author" w:date="2021-12-11T10:33:26Z"/>
        </w:rPr>
      </w:pPr>
      <w:del w:id="492"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95" w:author="Unknown Author" w:date="2021-12-11T10:33:26Z"/>
        </w:rPr>
      </w:pPr>
      <w:del w:id="494"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97" w:author="Unknown Author" w:date="2021-12-11T10:33:26Z"/>
        </w:rPr>
      </w:pPr>
      <w:del w:id="496"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499" w:author="Unknown Author" w:date="2021-12-11T10:33:26Z"/>
        </w:rPr>
      </w:pPr>
      <w:del w:id="498"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01" w:author="Unknown Author" w:date="2021-12-11T10:33:26Z"/>
        </w:rPr>
      </w:pPr>
      <w:del w:id="500"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03" w:author="Unknown Author" w:date="2021-12-11T10:33:26Z"/>
        </w:rPr>
      </w:pPr>
      <w:del w:id="502"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05" w:author="Unknown Author" w:date="2021-12-11T10:33:26Z"/>
        </w:rPr>
      </w:pPr>
      <w:del w:id="504" w:author="Unknown Author" w:date="2021-12-11T10:33:26Z">
        <w:r>
          <w:rPr>
            <w:rFonts w:ascii="Times New Roman" w:hAnsi="Times New Roman"/>
            <w:b/>
            <w:bCs/>
          </w:rPr>
          <w:commentReference w:id="15"/>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07" w:author="Unknown Author" w:date="2021-12-11T10:33:26Z"/>
        </w:rPr>
      </w:pPr>
      <w:del w:id="506"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09" w:author="Unknown Author" w:date="2021-12-11T10:33:26Z"/>
        </w:rPr>
      </w:pPr>
      <w:del w:id="508"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11" w:author="Unknown Author" w:date="2021-12-11T10:33:26Z"/>
        </w:rPr>
      </w:pPr>
      <w:del w:id="510"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13" w:author="Unknown Author" w:date="2021-12-11T10:33:26Z"/>
        </w:rPr>
      </w:pPr>
      <w:del w:id="512"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15" w:author="Unknown Author" w:date="2021-12-11T10:33:26Z"/>
        </w:rPr>
      </w:pPr>
      <w:del w:id="514" w:author="Unknown Author" w:date="2021-12-11T10:33:26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17" w:author="Unknown Author" w:date="2021-12-11T10:35:24Z"/>
        </w:rPr>
      </w:pPr>
      <w:del w:id="516" w:author="Unknown Author" w:date="2021-12-11T10:35:24Z">
        <w:r>
          <w:rPr>
            <w:rFonts w:ascii="Times New Roman" w:hAnsi="Times New Roman"/>
            <w:b w:val="false"/>
            <w:bCs w:val="false"/>
            <w:sz w:val="24"/>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del w:id="519" w:author="Unknown Author" w:date="2021-12-06T12:00:29Z"/>
        </w:rPr>
      </w:pPr>
      <w:del w:id="518" w:author="Unknown Author" w:date="2021-12-06T12:00:29Z">
        <w:r>
          <w:rPr>
            <w:rFonts w:ascii="Times New Roman" w:hAnsi="Times New Roman"/>
            <w:b/>
            <w:bCs/>
          </w:rPr>
        </w:r>
      </w:del>
    </w:p>
    <w:p>
      <w:pPr>
        <w:pStyle w:val="Normal"/>
        <w:widowControl/>
        <w:suppressAutoHyphens w:val="true"/>
        <w:overflowPunct w:val="true"/>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55">
                <wp:simplePos x="0" y="0"/>
                <wp:positionH relativeFrom="column">
                  <wp:posOffset>73025</wp:posOffset>
                </wp:positionH>
                <wp:positionV relativeFrom="paragraph">
                  <wp:posOffset>-203200</wp:posOffset>
                </wp:positionV>
                <wp:extent cx="4729480" cy="3165475"/>
                <wp:effectExtent l="0" t="0" r="0" b="0"/>
                <wp:wrapNone/>
                <wp:docPr id="52" name="Shape8_1"/>
                <a:graphic xmlns:a="http://schemas.openxmlformats.org/drawingml/2006/main">
                  <a:graphicData uri="http://schemas.microsoft.com/office/word/2010/wordprocessingShape">
                    <wps:wsp>
                      <wps:cNvSpPr/>
                      <wps:spPr>
                        <a:xfrm>
                          <a:off x="0" y="0"/>
                          <a:ext cx="4728960" cy="31647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fillcolor="black" stroked="t" style="position:absolute;margin-left:372pt;margin-top:342.75pt;width:81.65pt;height:14.9pt">
                                  <w10:wrap type="none"/>
                                  <v:fill o:detectmouseclick="t" type="solid" color2="white"/>
                                  <v:stroke color="black" joinstyle="round" endcap="flat"/>
                                </v:rect>
                              </w:pict>
                              <w:pict>
                                <v:rect id="shape_0" fillcolor="black" stroked="t" style="position:absolute;margin-left:386.85pt;margin-top:39.45pt;width:72.85pt;height:14.95pt;rotation:90">
                                  <w10:wrap type="none"/>
                                  <v:fill o:detectmouseclick="t" type="solid" color2="white"/>
                                  <v:stroke color="black" joinstyle="round" endcap="flat"/>
                                </v:rect>
                              </w:pict>
                              <w:t>1</w:t>
                            </w:r>
                            <w:r>
                              <w:rPr>
                                <w:rFonts w:ascii="Times New Roman" w:hAnsi="Times New Roman"/>
                                <w:color w:val="000000"/>
                                <w:sz w:val="20"/>
                              </w:rPr>
                              <w:t>.3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wps:txbx>
                      <wps:bodyPr lIns="90000" rIns="90000" tIns="45000" bIns="45000">
                        <a:noAutofit/>
                      </wps:bodyPr>
                    </wps:wsp>
                  </a:graphicData>
                </a:graphic>
              </wp:anchor>
            </w:drawing>
          </mc:Choice>
          <mc:Fallback>
            <w:pict>
              <v:rect id="shape_0" ID="Shape8_1" stroked="f" style="position:absolute;margin-left:5.75pt;margin-top:-16pt;width:372.3pt;height:249.15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b/>
                          <w:bCs/>
                          <w:i w:val="false"/>
                          <w:iCs w:val="false"/>
                          <w:color w:val="000000"/>
                          <w:sz w:val="44"/>
                          <w:szCs w:val="56"/>
                        </w:rPr>
                        <w:t>Input</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Define qualitative rubric for testing Google Meet's Performance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1.1 Total drop time;</w:t>
                      </w:r>
                    </w:p>
                    <w:p>
                      <w:pPr>
                        <w:pStyle w:val="FrameContents"/>
                        <w:overflowPunct w:val="false"/>
                        <w:jc w:val="center"/>
                        <w:rPr>
                          <w:color w:val="000000"/>
                        </w:rPr>
                      </w:pPr>
                      <w:r>
                        <w:rPr>
                          <w:rFonts w:ascii="Times New Roman" w:hAnsi="Times New Roman"/>
                          <w:color w:val="000000"/>
                          <w:sz w:val="20"/>
                        </w:rPr>
                        <w:t>1.2 Audio Cache miss;</w:t>
                      </w:r>
                    </w:p>
                    <w:p>
                      <w:pPr>
                        <w:pStyle w:val="FrameContents"/>
                        <w:overflowPunct w:val="false"/>
                        <w:jc w:val="center"/>
                        <w:rPr>
                          <w:color w:val="000000"/>
                        </w:rPr>
                      </w:pPr>
                      <w:r>
                        <w:rPr>
                          <w:rFonts w:ascii="Times New Roman" w:hAnsi="Times New Roman"/>
                          <w:color w:val="000000"/>
                          <w:sz w:val="20"/>
                        </w:rPr>
                        <w:pict>
                          <v:rect id="shape_0" fillcolor="black" stroked="t" style="position:absolute;margin-left:372pt;margin-top:342.75pt;width:81.65pt;height:14.9pt">
                            <w10:wrap type="none"/>
                            <v:fill o:detectmouseclick="t" type="solid" color2="white"/>
                            <v:stroke color="black" joinstyle="round" endcap="flat"/>
                          </v:rect>
                        </w:pict>
                        <w:pict>
                          <v:rect id="shape_0" fillcolor="black" stroked="t" style="position:absolute;margin-left:386.85pt;margin-top:39.45pt;width:72.85pt;height:14.95pt;rotation:90">
                            <w10:wrap type="none"/>
                            <v:fill o:detectmouseclick="t" type="solid" color2="white"/>
                            <v:stroke color="black" joinstyle="round" endcap="flat"/>
                          </v:rect>
                        </w:pict>
                        <w:t>1</w:t>
                      </w:r>
                      <w:r>
                        <w:rPr>
                          <w:rFonts w:ascii="Times New Roman" w:hAnsi="Times New Roman"/>
                          <w:color w:val="000000"/>
                          <w:sz w:val="20"/>
                        </w:rPr>
                        <w:t>.3 Video cache miss;</w:t>
                      </w:r>
                    </w:p>
                    <w:p>
                      <w:pPr>
                        <w:pStyle w:val="FrameContents"/>
                        <w:overflowPunct w:val="false"/>
                        <w:jc w:val="center"/>
                        <w:rPr>
                          <w:color w:val="000000"/>
                        </w:rPr>
                      </w:pPr>
                      <w:r>
                        <w:rPr>
                          <w:rFonts w:ascii="Times New Roman" w:hAnsi="Times New Roman"/>
                          <w:color w:val="000000"/>
                          <w:sz w:val="20"/>
                        </w:rPr>
                        <w:t>1.4 FPS Drop on screen share;</w:t>
                      </w:r>
                    </w:p>
                    <w:p>
                      <w:pPr>
                        <w:pStyle w:val="FrameContents"/>
                        <w:overflowPunct w:val="false"/>
                        <w:jc w:val="center"/>
                        <w:rPr>
                          <w:color w:val="000000"/>
                        </w:rPr>
                      </w:pPr>
                      <w:r>
                        <w:rPr>
                          <w:rFonts w:ascii="Times New Roman" w:hAnsi="Times New Roman"/>
                          <w:color w:val="000000"/>
                          <w:sz w:val="20"/>
                        </w:rPr>
                        <w:t>1.5 Total data usage;</w:t>
                      </w:r>
                    </w:p>
                    <w:p>
                      <w:pPr>
                        <w:pStyle w:val="FrameContents"/>
                        <w:overflowPunct w:val="false"/>
                        <w:jc w:val="center"/>
                        <w:rPr>
                          <w:color w:val="000000"/>
                        </w:rPr>
                      </w:pPr>
                      <w:r>
                        <w:rPr>
                          <w:color w:val="000000"/>
                        </w:rPr>
                      </w:r>
                    </w:p>
                    <w:p>
                      <w:pPr>
                        <w:pStyle w:val="FrameContents"/>
                        <w:overflowPunct w:val="false"/>
                        <w:jc w:val="center"/>
                        <w:rPr>
                          <w:color w:val="000000"/>
                        </w:rPr>
                      </w:pPr>
                      <w:r>
                        <w:rPr>
                          <w:rFonts w:ascii="Times New Roman" w:hAnsi="Times New Roman"/>
                          <w:color w:val="000000"/>
                          <w:sz w:val="20"/>
                        </w:rPr>
                        <w:t>How often each of this issues observed from each scenario of the experiment?</w:t>
                      </w:r>
                    </w:p>
                    <w:p>
                      <w:pPr>
                        <w:pStyle w:val="FrameContents"/>
                        <w:overflowPunct w:val="false"/>
                        <w:jc w:val="center"/>
                        <w:rPr>
                          <w:color w:val="000000"/>
                        </w:rPr>
                      </w:pPr>
                      <w:r>
                        <w:rPr>
                          <w:rFonts w:ascii="Times New Roman" w:hAnsi="Times New Roman"/>
                          <w:color w:val="000000"/>
                          <w:sz w:val="20"/>
                        </w:rPr>
                        <w:t>Does the n of issues vary across simulated internet condition?</w:t>
                      </w:r>
                    </w:p>
                    <w:p>
                      <w:pPr>
                        <w:pStyle w:val="FrameContents"/>
                        <w:overflowPunct w:val="false"/>
                        <w:jc w:val="center"/>
                        <w:rPr>
                          <w:color w:val="000000"/>
                        </w:rPr>
                      </w:pPr>
                      <w:r>
                        <w:rPr>
                          <w:rFonts w:ascii="Times New Roman" w:hAnsi="Times New Roman"/>
                          <w:color w:val="000000"/>
                          <w:sz w:val="20"/>
                        </w:rPr>
                        <w:t>Did both independent variables influenced Google Meet's performance equally?</w:t>
                      </w:r>
                    </w:p>
                    <w:p>
                      <w:pPr>
                        <w:pStyle w:val="FrameContents"/>
                        <w:overflowPunct w:val="false"/>
                        <w:jc w:val="center"/>
                        <w:rPr>
                          <w:color w:val="000000"/>
                        </w:rPr>
                      </w:pPr>
                      <w:r>
                        <w:rPr>
                          <w:rFonts w:ascii="Times New Roman" w:hAnsi="Times New Roman"/>
                          <w:color w:val="000000"/>
                          <w:sz w:val="20"/>
                        </w:rPr>
                        <w:t xml:space="preserve">What are the negative impact of slow internet speed and high latency experimentation in Google Meet? </w:t>
                      </w:r>
                    </w:p>
                    <w:p>
                      <w:pPr>
                        <w:pStyle w:val="FrameContents"/>
                        <w:overflowPunct w:val="false"/>
                        <w:jc w:val="center"/>
                        <w:rPr>
                          <w:color w:val="000000"/>
                        </w:rPr>
                      </w:pPr>
                      <w:r>
                        <w:rPr>
                          <w:rFonts w:ascii="Times New Roman" w:hAnsi="Times New Roman"/>
                          <w:color w:val="000000"/>
                          <w:sz w:val="20"/>
                        </w:rPr>
                        <w:t xml:space="preserve">What are the positive impact of slow internet speed and high latency with tweaked setting in Google Meet? </w:t>
                      </w:r>
                    </w:p>
                    <w:p>
                      <w:pPr>
                        <w:pStyle w:val="FrameContents"/>
                        <w:overflowPunct w:val="false"/>
                        <w:jc w:val="center"/>
                        <w:rPr>
                          <w:color w:val="000000"/>
                        </w:rPr>
                      </w:pPr>
                      <w:r>
                        <w:rPr>
                          <w:rFonts w:ascii="Times New Roman" w:hAnsi="Times New Roman"/>
                          <w:color w:val="000000"/>
                          <w:sz w:val="20"/>
                        </w:rPr>
                        <w:t>Does purposely slowing down internet speed would save data whilst maintaining a usable Google Meet experience?</w:t>
                      </w:r>
                    </w:p>
                  </w:txbxContent>
                </v:textbox>
              </v:rect>
            </w:pict>
          </mc:Fallback>
        </mc:AlternateContent>
        <mc:AlternateContent>
          <mc:Choice Requires="wps">
            <w:drawing>
              <wp:anchor behindDoc="0" distT="0" distB="0" distL="0" distR="0" simplePos="0" locked="0" layoutInCell="1" allowOverlap="1" relativeHeight="161">
                <wp:simplePos x="0" y="0"/>
                <wp:positionH relativeFrom="column">
                  <wp:posOffset>5863590</wp:posOffset>
                </wp:positionH>
                <wp:positionV relativeFrom="paragraph">
                  <wp:posOffset>154305</wp:posOffset>
                </wp:positionV>
                <wp:extent cx="326390" cy="250825"/>
                <wp:effectExtent l="0" t="0" r="0" b="0"/>
                <wp:wrapSquare wrapText="bothSides"/>
                <wp:docPr id="58" name="Shape24_6"/>
                <a:graphic xmlns:a="http://schemas.openxmlformats.org/drawingml/2006/main">
                  <a:graphicData uri="http://schemas.microsoft.com/office/word/2010/wordprocessingShape">
                    <wps:wsp>
                      <wps:cNvSpPr/>
                      <wps:spPr>
                        <a:xfrm>
                          <a:off x="0" y="0"/>
                          <a:ext cx="325800" cy="25020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60">
                <wp:simplePos x="0" y="0"/>
                <wp:positionH relativeFrom="column">
                  <wp:posOffset>5286375</wp:posOffset>
                </wp:positionH>
                <wp:positionV relativeFrom="paragraph">
                  <wp:posOffset>153670</wp:posOffset>
                </wp:positionV>
                <wp:extent cx="326390" cy="250825"/>
                <wp:effectExtent l="0" t="0" r="0" b="0"/>
                <wp:wrapSquare wrapText="bothSides"/>
                <wp:docPr id="59" name="Shape24_5"/>
                <a:graphic xmlns:a="http://schemas.openxmlformats.org/drawingml/2006/main">
                  <a:graphicData uri="http://schemas.microsoft.com/office/word/2010/wordprocessingShape">
                    <wps:wsp>
                      <wps:cNvSpPr/>
                      <wps:spPr>
                        <a:xfrm>
                          <a:off x="0" y="0"/>
                          <a:ext cx="325800" cy="250200"/>
                        </a:xfrm>
                        <a:custGeom>
                          <a:avLst/>
                          <a:gdLst/>
                          <a:ahLst/>
                          <a:rect l="l" t="t" r="r" b="b"/>
                          <a:pathLst>
                            <a:path w="479" h="359">
                              <a:moveTo>
                                <a:pt x="239" y="0"/>
                              </a:moveTo>
                              <a:lnTo>
                                <a:pt x="478" y="358"/>
                              </a:lnTo>
                              <a:lnTo>
                                <a:pt x="0" y="358"/>
                              </a:lnTo>
                              <a:lnTo>
                                <a:pt x="239"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9">
                <wp:simplePos x="0" y="0"/>
                <wp:positionH relativeFrom="column">
                  <wp:posOffset>1536700</wp:posOffset>
                </wp:positionH>
                <wp:positionV relativeFrom="paragraph">
                  <wp:posOffset>-142875</wp:posOffset>
                </wp:positionV>
                <wp:extent cx="1889125" cy="320675"/>
                <wp:effectExtent l="0" t="0" r="0" b="0"/>
                <wp:wrapNone/>
                <wp:docPr id="60" name="Shape10_1"/>
                <a:graphic xmlns:a="http://schemas.openxmlformats.org/drawingml/2006/main">
                  <a:graphicData uri="http://schemas.microsoft.com/office/word/2010/wordprocessingShape">
                    <wps:wsp>
                      <wps:cNvSpPr/>
                      <wps:spPr>
                        <a:xfrm>
                          <a:off x="0" y="0"/>
                          <a:ext cx="1888560" cy="3200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b/>
                                <w:bCs/>
                                <w:color w:val="000000"/>
                                <w:sz w:val="44"/>
                                <w:szCs w:val="56"/>
                              </w:rPr>
                              <w:t>Process</w:t>
                            </w:r>
                          </w:p>
                        </w:txbxContent>
                      </wps:txbx>
                      <wps:bodyPr lIns="0" rIns="0" tIns="0" bIns="0">
                        <a:spAutoFit/>
                      </wps:bodyPr>
                    </wps:wsp>
                  </a:graphicData>
                </a:graphic>
              </wp:anchor>
            </w:drawing>
          </mc:Choice>
          <mc:Fallback>
            <w:pict>
              <v:rect id="shape_0" ID="Shape10_1" stroked="f" style="position:absolute;margin-left:121pt;margin-top:-11.25pt;width:148.65pt;height:25.15pt">
                <w10:wrap type="square"/>
                <v:fill o:detectmouseclick="t" on="false"/>
                <v:stroke color="#3465a4" joinstyle="round" endcap="flat"/>
                <v:textbox>
                  <w:txbxContent>
                    <w:p>
                      <w:pPr>
                        <w:pStyle w:val="FrameContents"/>
                        <w:overflowPunct w:val="false"/>
                        <w:jc w:val="center"/>
                        <w:rPr>
                          <w:color w:val="000000"/>
                        </w:rPr>
                      </w:pPr>
                      <w:r>
                        <w:rPr>
                          <w:b/>
                          <w:bCs/>
                          <w:color w:val="000000"/>
                          <w:sz w:val="44"/>
                          <w:szCs w:val="56"/>
                        </w:rPr>
                        <w:t>Process</w:t>
                      </w:r>
                    </w:p>
                  </w:txbxContent>
                </v:textbox>
              </v:rect>
            </w:pict>
          </mc:Fallback>
        </mc:AlternateContent>
        <mc:AlternateContent>
          <mc:Choice Requires="wps">
            <w:drawing>
              <wp:anchor behindDoc="0" distT="0" distB="0" distL="0" distR="0" simplePos="0" locked="0" layoutInCell="1" allowOverlap="1" relativeHeight="158">
                <wp:simplePos x="0" y="0"/>
                <wp:positionH relativeFrom="column">
                  <wp:posOffset>-61595</wp:posOffset>
                </wp:positionH>
                <wp:positionV relativeFrom="paragraph">
                  <wp:posOffset>-154940</wp:posOffset>
                </wp:positionV>
                <wp:extent cx="4902835" cy="1196340"/>
                <wp:effectExtent l="0" t="0" r="0" b="0"/>
                <wp:wrapNone/>
                <wp:docPr id="62" name="Shape6_1"/>
                <a:graphic xmlns:a="http://schemas.openxmlformats.org/drawingml/2006/main">
                  <a:graphicData uri="http://schemas.microsoft.com/office/word/2010/wordprocessingShape">
                    <wps:wsp>
                      <wps:cNvSpPr/>
                      <wps:spPr>
                        <a:xfrm>
                          <a:off x="0" y="0"/>
                          <a:ext cx="4902120" cy="1195560"/>
                        </a:xfrm>
                        <a:custGeom>
                          <a:avLst/>
                          <a:gdLst/>
                          <a:ahLst/>
                          <a:rect l="l" t="t" r="r" b="b"/>
                          <a:pathLst>
                            <a:path w="8449" h="2852">
                              <a:moveTo>
                                <a:pt x="475" y="0"/>
                              </a:moveTo>
                              <a:lnTo>
                                <a:pt x="475" y="0"/>
                              </a:lnTo>
                              <a:cubicBezTo>
                                <a:pt x="392" y="0"/>
                                <a:pt x="310" y="22"/>
                                <a:pt x="238" y="64"/>
                              </a:cubicBezTo>
                              <a:cubicBezTo>
                                <a:pt x="165" y="105"/>
                                <a:pt x="105" y="165"/>
                                <a:pt x="64" y="238"/>
                              </a:cubicBezTo>
                              <a:cubicBezTo>
                                <a:pt x="22" y="310"/>
                                <a:pt x="0" y="392"/>
                                <a:pt x="0" y="475"/>
                              </a:cubicBezTo>
                              <a:lnTo>
                                <a:pt x="0" y="2375"/>
                              </a:lnTo>
                              <a:lnTo>
                                <a:pt x="0" y="2376"/>
                              </a:lnTo>
                              <a:cubicBezTo>
                                <a:pt x="0" y="2459"/>
                                <a:pt x="22" y="2541"/>
                                <a:pt x="64" y="2613"/>
                              </a:cubicBezTo>
                              <a:cubicBezTo>
                                <a:pt x="105" y="2686"/>
                                <a:pt x="165" y="2746"/>
                                <a:pt x="238" y="2787"/>
                              </a:cubicBezTo>
                              <a:cubicBezTo>
                                <a:pt x="310" y="2829"/>
                                <a:pt x="392" y="2851"/>
                                <a:pt x="475" y="2851"/>
                              </a:cubicBezTo>
                              <a:lnTo>
                                <a:pt x="7972" y="2851"/>
                              </a:lnTo>
                              <a:lnTo>
                                <a:pt x="7973" y="2851"/>
                              </a:lnTo>
                              <a:cubicBezTo>
                                <a:pt x="8056" y="2851"/>
                                <a:pt x="8138" y="2829"/>
                                <a:pt x="8210" y="2787"/>
                              </a:cubicBezTo>
                              <a:cubicBezTo>
                                <a:pt x="8283" y="2746"/>
                                <a:pt x="8343" y="2686"/>
                                <a:pt x="8384" y="2613"/>
                              </a:cubicBezTo>
                              <a:cubicBezTo>
                                <a:pt x="8426" y="2541"/>
                                <a:pt x="8448" y="2459"/>
                                <a:pt x="8448" y="2376"/>
                              </a:cubicBezTo>
                              <a:lnTo>
                                <a:pt x="8448" y="475"/>
                              </a:lnTo>
                              <a:lnTo>
                                <a:pt x="8448" y="475"/>
                              </a:lnTo>
                              <a:lnTo>
                                <a:pt x="8448" y="475"/>
                              </a:lnTo>
                              <a:cubicBezTo>
                                <a:pt x="8448" y="392"/>
                                <a:pt x="8426" y="310"/>
                                <a:pt x="8384" y="238"/>
                              </a:cubicBezTo>
                              <a:cubicBezTo>
                                <a:pt x="8343" y="165"/>
                                <a:pt x="8283" y="105"/>
                                <a:pt x="8210" y="64"/>
                              </a:cubicBezTo>
                              <a:cubicBezTo>
                                <a:pt x="8138" y="22"/>
                                <a:pt x="8056" y="0"/>
                                <a:pt x="7973" y="0"/>
                              </a:cubicBezTo>
                              <a:lnTo>
                                <a:pt x="47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3">
                <wp:simplePos x="0" y="0"/>
                <wp:positionH relativeFrom="column">
                  <wp:posOffset>-61595</wp:posOffset>
                </wp:positionH>
                <wp:positionV relativeFrom="paragraph">
                  <wp:posOffset>15875</wp:posOffset>
                </wp:positionV>
                <wp:extent cx="4950460" cy="1294130"/>
                <wp:effectExtent l="0" t="0" r="0" b="0"/>
                <wp:wrapNone/>
                <wp:docPr id="63" name="Shape7"/>
                <a:graphic xmlns:a="http://schemas.openxmlformats.org/drawingml/2006/main">
                  <a:graphicData uri="http://schemas.microsoft.com/office/word/2010/wordprocessingShape">
                    <wps:wsp>
                      <wps:cNvSpPr/>
                      <wps:spPr>
                        <a:xfrm>
                          <a:off x="0" y="0"/>
                          <a:ext cx="4950000" cy="1293480"/>
                        </a:xfrm>
                        <a:custGeom>
                          <a:avLst/>
                          <a:gdLst/>
                          <a:ahLst/>
                          <a:rect l="l" t="t" r="r" b="b"/>
                          <a:pathLst>
                            <a:path w="7755" h="2190">
                              <a:moveTo>
                                <a:pt x="364" y="0"/>
                              </a:moveTo>
                              <a:lnTo>
                                <a:pt x="365" y="0"/>
                              </a:lnTo>
                              <a:cubicBezTo>
                                <a:pt x="301" y="0"/>
                                <a:pt x="238" y="17"/>
                                <a:pt x="182" y="49"/>
                              </a:cubicBezTo>
                              <a:cubicBezTo>
                                <a:pt x="127" y="81"/>
                                <a:pt x="81" y="127"/>
                                <a:pt x="49" y="182"/>
                              </a:cubicBezTo>
                              <a:cubicBezTo>
                                <a:pt x="17" y="238"/>
                                <a:pt x="0" y="301"/>
                                <a:pt x="0" y="365"/>
                              </a:cubicBezTo>
                              <a:lnTo>
                                <a:pt x="0" y="1824"/>
                              </a:lnTo>
                              <a:lnTo>
                                <a:pt x="0" y="1824"/>
                              </a:lnTo>
                              <a:cubicBezTo>
                                <a:pt x="0" y="1888"/>
                                <a:pt x="17" y="1951"/>
                                <a:pt x="49" y="2007"/>
                              </a:cubicBezTo>
                              <a:cubicBezTo>
                                <a:pt x="81" y="2062"/>
                                <a:pt x="127" y="2108"/>
                                <a:pt x="182" y="2140"/>
                              </a:cubicBezTo>
                              <a:cubicBezTo>
                                <a:pt x="238" y="2172"/>
                                <a:pt x="301" y="2189"/>
                                <a:pt x="365" y="2189"/>
                              </a:cubicBezTo>
                              <a:lnTo>
                                <a:pt x="7389" y="2189"/>
                              </a:lnTo>
                              <a:lnTo>
                                <a:pt x="7389" y="2189"/>
                              </a:lnTo>
                              <a:cubicBezTo>
                                <a:pt x="7453" y="2189"/>
                                <a:pt x="7516" y="2172"/>
                                <a:pt x="7572" y="2140"/>
                              </a:cubicBezTo>
                              <a:cubicBezTo>
                                <a:pt x="7627" y="2108"/>
                                <a:pt x="7673" y="2062"/>
                                <a:pt x="7705" y="2007"/>
                              </a:cubicBezTo>
                              <a:cubicBezTo>
                                <a:pt x="7737" y="1951"/>
                                <a:pt x="7754" y="1888"/>
                                <a:pt x="7754" y="1824"/>
                              </a:cubicBezTo>
                              <a:lnTo>
                                <a:pt x="7753" y="364"/>
                              </a:lnTo>
                              <a:lnTo>
                                <a:pt x="7754" y="365"/>
                              </a:lnTo>
                              <a:lnTo>
                                <a:pt x="7754" y="365"/>
                              </a:lnTo>
                              <a:cubicBezTo>
                                <a:pt x="7754" y="301"/>
                                <a:pt x="7737" y="238"/>
                                <a:pt x="7705" y="182"/>
                              </a:cubicBezTo>
                              <a:cubicBezTo>
                                <a:pt x="7673" y="127"/>
                                <a:pt x="7627" y="81"/>
                                <a:pt x="7572" y="49"/>
                              </a:cubicBezTo>
                              <a:cubicBezTo>
                                <a:pt x="7516" y="17"/>
                                <a:pt x="7453" y="0"/>
                                <a:pt x="7389" y="0"/>
                              </a:cubicBezTo>
                              <a:lnTo>
                                <a:pt x="364"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4">
                <wp:simplePos x="0" y="0"/>
                <wp:positionH relativeFrom="column">
                  <wp:posOffset>635</wp:posOffset>
                </wp:positionH>
                <wp:positionV relativeFrom="paragraph">
                  <wp:posOffset>-134620</wp:posOffset>
                </wp:positionV>
                <wp:extent cx="4871085" cy="3209925"/>
                <wp:effectExtent l="0" t="0" r="0" b="0"/>
                <wp:wrapNone/>
                <wp:docPr id="64" name="Shape5_1"/>
                <a:graphic xmlns:a="http://schemas.openxmlformats.org/drawingml/2006/main">
                  <a:graphicData uri="http://schemas.microsoft.com/office/word/2010/wordprocessingShape">
                    <wps:wsp>
                      <wps:cNvSpPr/>
                      <wps:spPr>
                        <a:xfrm>
                          <a:off x="0" y="0"/>
                          <a:ext cx="4870440" cy="3209400"/>
                        </a:xfrm>
                        <a:custGeom>
                          <a:avLst/>
                          <a:gdLst/>
                          <a:ahLst/>
                          <a:rect l="l" t="t" r="r" b="b"/>
                          <a:pathLst>
                            <a:path w="9097" h="5014">
                              <a:moveTo>
                                <a:pt x="835" y="0"/>
                              </a:moveTo>
                              <a:lnTo>
                                <a:pt x="836" y="0"/>
                              </a:lnTo>
                              <a:cubicBezTo>
                                <a:pt x="689" y="0"/>
                                <a:pt x="545" y="39"/>
                                <a:pt x="418" y="112"/>
                              </a:cubicBezTo>
                              <a:cubicBezTo>
                                <a:pt x="291" y="185"/>
                                <a:pt x="185" y="291"/>
                                <a:pt x="112" y="418"/>
                              </a:cubicBezTo>
                              <a:cubicBezTo>
                                <a:pt x="39" y="545"/>
                                <a:pt x="0" y="689"/>
                                <a:pt x="0" y="836"/>
                              </a:cubicBezTo>
                              <a:lnTo>
                                <a:pt x="0" y="4177"/>
                              </a:lnTo>
                              <a:lnTo>
                                <a:pt x="0" y="4178"/>
                              </a:lnTo>
                              <a:cubicBezTo>
                                <a:pt x="0" y="4324"/>
                                <a:pt x="39" y="4468"/>
                                <a:pt x="112" y="4595"/>
                              </a:cubicBezTo>
                              <a:cubicBezTo>
                                <a:pt x="185" y="4722"/>
                                <a:pt x="291" y="4828"/>
                                <a:pt x="418" y="4901"/>
                              </a:cubicBezTo>
                              <a:cubicBezTo>
                                <a:pt x="545" y="4974"/>
                                <a:pt x="689" y="5013"/>
                                <a:pt x="836" y="5013"/>
                              </a:cubicBezTo>
                              <a:lnTo>
                                <a:pt x="8260" y="5013"/>
                              </a:lnTo>
                              <a:lnTo>
                                <a:pt x="8261" y="5013"/>
                              </a:lnTo>
                              <a:cubicBezTo>
                                <a:pt x="8407" y="5013"/>
                                <a:pt x="8551" y="4974"/>
                                <a:pt x="8678" y="4901"/>
                              </a:cubicBezTo>
                              <a:cubicBezTo>
                                <a:pt x="8805" y="4828"/>
                                <a:pt x="8911" y="4722"/>
                                <a:pt x="8984" y="4595"/>
                              </a:cubicBezTo>
                              <a:cubicBezTo>
                                <a:pt x="9057" y="4468"/>
                                <a:pt x="9096" y="4324"/>
                                <a:pt x="9096" y="4178"/>
                              </a:cubicBezTo>
                              <a:lnTo>
                                <a:pt x="9096" y="835"/>
                              </a:lnTo>
                              <a:lnTo>
                                <a:pt x="9096" y="836"/>
                              </a:lnTo>
                              <a:lnTo>
                                <a:pt x="9096" y="836"/>
                              </a:lnTo>
                              <a:cubicBezTo>
                                <a:pt x="9096" y="689"/>
                                <a:pt x="9057" y="545"/>
                                <a:pt x="8984" y="418"/>
                              </a:cubicBezTo>
                              <a:cubicBezTo>
                                <a:pt x="8911" y="291"/>
                                <a:pt x="8805" y="185"/>
                                <a:pt x="8678" y="112"/>
                              </a:cubicBezTo>
                              <a:cubicBezTo>
                                <a:pt x="8551" y="39"/>
                                <a:pt x="8407" y="0"/>
                                <a:pt x="8261" y="0"/>
                              </a:cubicBezTo>
                              <a:lnTo>
                                <a:pt x="835" y="0"/>
                              </a:lnTo>
                            </a:path>
                          </a:pathLst>
                        </a:custGeom>
                        <a:solidFill>
                          <a:srgbClr val="ffffff"/>
                        </a:solidFill>
                        <a:ln>
                          <a:solidFill>
                            <a:srgbClr val="1c1c1c"/>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5">
                <wp:simplePos x="0" y="0"/>
                <wp:positionH relativeFrom="column">
                  <wp:posOffset>5188585</wp:posOffset>
                </wp:positionH>
                <wp:positionV relativeFrom="paragraph">
                  <wp:posOffset>687705</wp:posOffset>
                </wp:positionV>
                <wp:extent cx="1663700" cy="193040"/>
                <wp:effectExtent l="0" t="0" r="0" b="0"/>
                <wp:wrapSquare wrapText="bothSides"/>
                <wp:docPr id="65" name="Shape15_0"/>
                <a:graphic xmlns:a="http://schemas.openxmlformats.org/drawingml/2006/main">
                  <a:graphicData uri="http://schemas.microsoft.com/office/word/2010/wordprocessingShape">
                    <wps:wsp>
                      <wps:cNvSpPr/>
                      <wps:spPr>
                        <a:xfrm rot="5400000">
                          <a:off x="0" y="0"/>
                          <a:ext cx="16632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0" fillcolor="black" stroked="t" style="position:absolute;margin-left:408.6pt;margin-top:54.15pt;width:130.9pt;height:15.1pt;rotation:90">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94">
                <wp:simplePos x="0" y="0"/>
                <wp:positionH relativeFrom="column">
                  <wp:posOffset>5265420</wp:posOffset>
                </wp:positionH>
                <wp:positionV relativeFrom="paragraph">
                  <wp:posOffset>38735</wp:posOffset>
                </wp:positionV>
                <wp:extent cx="391160" cy="193040"/>
                <wp:effectExtent l="0" t="0" r="0" b="0"/>
                <wp:wrapSquare wrapText="bothSides"/>
                <wp:docPr id="66" name="Shape15_3"/>
                <a:graphic xmlns:a="http://schemas.openxmlformats.org/drawingml/2006/main">
                  <a:graphicData uri="http://schemas.microsoft.com/office/word/2010/wordprocessingShape">
                    <wps:wsp>
                      <wps:cNvSpPr/>
                      <wps:spPr>
                        <a:xfrm rot="5400000">
                          <a:off x="0" y="0"/>
                          <a:ext cx="3906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3" fillcolor="black" stroked="t" style="position:absolute;margin-left:414.65pt;margin-top:3.05pt;width:30.7pt;height:15.1pt;rotation:90">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93">
                <wp:simplePos x="0" y="0"/>
                <wp:positionH relativeFrom="column">
                  <wp:posOffset>4839335</wp:posOffset>
                </wp:positionH>
                <wp:positionV relativeFrom="paragraph">
                  <wp:posOffset>137795</wp:posOffset>
                </wp:positionV>
                <wp:extent cx="706120" cy="193040"/>
                <wp:effectExtent l="0" t="0" r="0" b="0"/>
                <wp:wrapSquare wrapText="bothSides"/>
                <wp:docPr id="67" name="Shape15_1"/>
                <a:graphic xmlns:a="http://schemas.openxmlformats.org/drawingml/2006/main">
                  <a:graphicData uri="http://schemas.microsoft.com/office/word/2010/wordprocessingShape">
                    <wps:wsp>
                      <wps:cNvSpPr/>
                      <wps:spPr>
                        <a:xfrm>
                          <a:off x="0" y="0"/>
                          <a:ext cx="705600" cy="192240"/>
                        </a:xfrm>
                        <a:prstGeom prst="rect">
                          <a:avLst/>
                        </a:prstGeom>
                        <a:solidFill>
                          <a:srgbClr val="000000"/>
                        </a:solidFill>
                        <a:ln>
                          <a:solidFill>
                            <a:srgbClr val="000000"/>
                          </a:solidFill>
                        </a:ln>
                      </wps:spPr>
                      <wps:style>
                        <a:lnRef idx="0"/>
                        <a:fillRef idx="0"/>
                        <a:effectRef idx="0"/>
                        <a:fontRef idx="minor"/>
                      </wps:style>
                      <wps:bodyPr/>
                    </wps:wsp>
                  </a:graphicData>
                </a:graphic>
              </wp:anchor>
            </w:drawing>
          </mc:Choice>
          <mc:Fallback>
            <w:pict>
              <v:rect id="shape_0" ID="Shape15_1" fillcolor="black" stroked="t" style="position:absolute;margin-left:381.05pt;margin-top:10.85pt;width:55.5pt;height:15.1pt">
                <w10:wrap type="none"/>
                <v:fill o:detectmouseclick="t" type="solid" color2="white"/>
                <v:stroke color="black" joinstyle="round" endcap="flat"/>
              </v:rect>
            </w:pict>
          </mc:Fallback>
        </mc:AlternateContent>
        <mc:AlternateContent>
          <mc:Choice Requires="wps">
            <w:drawing>
              <wp:anchor behindDoc="0" distT="0" distB="0" distL="0" distR="0" simplePos="0" locked="0" layoutInCell="1" allowOverlap="1" relativeHeight="76">
                <wp:simplePos x="0" y="0"/>
                <wp:positionH relativeFrom="column">
                  <wp:posOffset>1630680</wp:posOffset>
                </wp:positionH>
                <wp:positionV relativeFrom="paragraph">
                  <wp:posOffset>97155</wp:posOffset>
                </wp:positionV>
                <wp:extent cx="1634490" cy="320675"/>
                <wp:effectExtent l="0" t="0" r="0" b="0"/>
                <wp:wrapNone/>
                <wp:docPr id="68" name="Shape70"/>
                <a:graphic xmlns:a="http://schemas.openxmlformats.org/drawingml/2006/main">
                  <a:graphicData uri="http://schemas.microsoft.com/office/word/2010/wordprocessingShape">
                    <wps:wsp>
                      <wps:cNvSpPr/>
                      <wps:spPr>
                        <a:xfrm>
                          <a:off x="0" y="0"/>
                          <a:ext cx="1633680" cy="320040"/>
                        </a:xfrm>
                        <a:prstGeom prst="rect">
                          <a:avLst/>
                        </a:prstGeom>
                        <a:noFill/>
                        <a:ln>
                          <a:noFill/>
                        </a:ln>
                      </wps:spPr>
                      <wps:style>
                        <a:lnRef idx="0"/>
                        <a:fillRef idx="0"/>
                        <a:effectRef idx="0"/>
                        <a:fontRef idx="minor"/>
                      </wps:style>
                      <wps:txbx>
                        <w:txbxContent>
                          <w:p>
                            <w:pPr>
                              <w:pStyle w:val="FrameContents"/>
                              <w:overflowPunct w:val="false"/>
                              <w:jc w:val="center"/>
                              <w:rPr/>
                            </w:pPr>
                            <w:r>
                              <w:rPr>
                                <w:rFonts w:ascii="Times New Roman" w:hAnsi="Times New Roman"/>
                                <w:b/>
                                <w:bCs/>
                                <w:color w:val="000000"/>
                                <w:sz w:val="44"/>
                                <w:szCs w:val="44"/>
                              </w:rPr>
                              <w:t>Output</w:t>
                            </w:r>
                          </w:p>
                        </w:txbxContent>
                      </wps:txbx>
                      <wps:bodyPr lIns="0" rIns="0" tIns="0" bIns="0">
                        <a:spAutoFit/>
                      </wps:bodyPr>
                    </wps:wsp>
                  </a:graphicData>
                </a:graphic>
              </wp:anchor>
            </w:drawing>
          </mc:Choice>
          <mc:Fallback>
            <w:pict>
              <v:rect id="shape_0" ID="Shape70" stroked="f" style="position:absolute;margin-left:128.4pt;margin-top:7.65pt;width:128.6pt;height:25.15pt">
                <w10:wrap type="square"/>
                <v:fill o:detectmouseclick="t" on="false"/>
                <v:stroke color="#3465a4" joinstyle="round" endcap="flat"/>
                <v:textbox>
                  <w:txbxContent>
                    <w:p>
                      <w:pPr>
                        <w:pStyle w:val="FrameContents"/>
                        <w:overflowPunct w:val="false"/>
                        <w:jc w:val="center"/>
                        <w:rPr/>
                      </w:pPr>
                      <w:r>
                        <w:rPr>
                          <w:rFonts w:ascii="Times New Roman" w:hAnsi="Times New Roman"/>
                          <w:b/>
                          <w:bCs/>
                          <w:color w:val="000000"/>
                          <w:sz w:val="44"/>
                          <w:szCs w:val="44"/>
                        </w:rPr>
                        <w:t>Output</w:t>
                      </w:r>
                    </w:p>
                  </w:txbxContent>
                </v:textbox>
              </v:rect>
            </w:pict>
          </mc:Fallback>
        </mc:AlternateContent>
        <mc:AlternateContent>
          <mc:Choice Requires="wps">
            <w:drawing>
              <wp:anchor behindDoc="0" distT="0" distB="0" distL="0" distR="0" simplePos="0" locked="0" layoutInCell="1" allowOverlap="1" relativeHeight="60">
                <wp:simplePos x="0" y="0"/>
                <wp:positionH relativeFrom="column">
                  <wp:posOffset>136525</wp:posOffset>
                </wp:positionH>
                <wp:positionV relativeFrom="paragraph">
                  <wp:posOffset>457835</wp:posOffset>
                </wp:positionV>
                <wp:extent cx="4434205" cy="614680"/>
                <wp:effectExtent l="0" t="0" r="0" b="0"/>
                <wp:wrapNone/>
                <wp:docPr id="70" name="Shape11"/>
                <a:graphic xmlns:a="http://schemas.openxmlformats.org/drawingml/2006/main">
                  <a:graphicData uri="http://schemas.microsoft.com/office/word/2010/wordprocessingShape">
                    <wps:wsp>
                      <wps:cNvSpPr/>
                      <wps:spPr>
                        <a:xfrm>
                          <a:off x="0" y="0"/>
                          <a:ext cx="4433400" cy="61416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wps:txbx>
                      <wps:bodyPr lIns="0" rIns="0" tIns="0" bIns="0">
                        <a:spAutoFit/>
                      </wps:bodyPr>
                    </wps:wsp>
                  </a:graphicData>
                </a:graphic>
              </wp:anchor>
            </w:drawing>
          </mc:Choice>
          <mc:Fallback>
            <w:pict>
              <v:rect id="shape_0" ID="Shape11" stroked="f" style="position:absolute;margin-left:10.75pt;margin-top:36.05pt;width:349.05pt;height:48.3pt">
                <w10:wrap type="square"/>
                <v:fill o:detectmouseclick="t" on="false"/>
                <v:stroke color="#3465a4" joinstyle="round" endcap="flat"/>
                <v:textbox>
                  <w:txbxContent>
                    <w:p>
                      <w:pPr>
                        <w:pStyle w:val="FrameContents"/>
                        <w:overflowPunct w:val="false"/>
                        <w:jc w:val="center"/>
                        <w:rPr>
                          <w:color w:val="000000"/>
                        </w:rPr>
                      </w:pPr>
                      <w:r>
                        <w:rPr>
                          <w:color w:val="000000"/>
                          <w:sz w:val="20"/>
                        </w:rPr>
                        <w:t>To determine and identify the impact of internet speed and latency in the performance of Google Meet, and by recommending tweaked settings during</w:t>
                      </w:r>
                    </w:p>
                    <w:p>
                      <w:pPr>
                        <w:pStyle w:val="FrameContents"/>
                        <w:overflowPunct w:val="false"/>
                        <w:jc w:val="center"/>
                        <w:rPr>
                          <w:color w:val="000000"/>
                        </w:rPr>
                      </w:pPr>
                      <w:r>
                        <w:rPr>
                          <w:color w:val="000000"/>
                          <w:sz w:val="20"/>
                        </w:rPr>
                        <w:t>speed and latency degredation.</w:t>
                      </w:r>
                    </w:p>
                    <w:p>
                      <w:pPr>
                        <w:pStyle w:val="FrameContents"/>
                        <w:overflowPunct w:val="false"/>
                        <w:jc w:val="center"/>
                        <w:rPr>
                          <w:color w:val="000000"/>
                        </w:rPr>
                      </w:pPr>
                      <w:r>
                        <w:rPr/>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1840865</wp:posOffset>
                </wp:positionH>
                <wp:positionV relativeFrom="paragraph">
                  <wp:posOffset>-1332865</wp:posOffset>
                </wp:positionV>
                <wp:extent cx="1222375" cy="174625"/>
                <wp:effectExtent l="0" t="0" r="0" b="0"/>
                <wp:wrapNone/>
                <wp:docPr id="72" name="Shape12"/>
                <a:graphic xmlns:a="http://schemas.openxmlformats.org/drawingml/2006/main">
                  <a:graphicData uri="http://schemas.microsoft.com/office/word/2010/wordprocessingShape">
                    <wps:wsp>
                      <wps:cNvSpPr/>
                      <wps:spPr>
                        <a:xfrm>
                          <a:off x="0" y="0"/>
                          <a:ext cx="1221840" cy="17388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del w:id="520" w:author="Unknown Author" w:date="2021-12-06T11:59:54Z">
                              <w:r>
                                <w:rPr>
                                  <w:b/>
                                  <w:bCs/>
                                  <w:color w:val="000000"/>
                                  <w:sz w:val="44"/>
                                  <w:szCs w:val="56"/>
                                </w:rPr>
                                <w:delText>Output</w:delText>
                              </w:r>
                            </w:del>
                          </w:p>
                        </w:txbxContent>
                      </wps:txbx>
                      <wps:bodyPr lIns="0" rIns="0" tIns="0" bIns="0">
                        <a:spAutoFit/>
                      </wps:bodyPr>
                    </wps:wsp>
                  </a:graphicData>
                </a:graphic>
              </wp:anchor>
            </w:drawing>
          </mc:Choice>
          <mc:Fallback>
            <w:pict>
              <v:rect id="shape_0" ID="Shape12" stroked="f" style="position:absolute;margin-left:144.95pt;margin-top:-104.95pt;width:96.15pt;height:13.65pt">
                <w10:wrap type="square"/>
                <v:fill o:detectmouseclick="t" on="false"/>
                <v:stroke color="#3465a4" joinstyle="round" endcap="flat"/>
                <v:textbox>
                  <w:txbxContent>
                    <w:p>
                      <w:pPr>
                        <w:pStyle w:val="FrameContents"/>
                        <w:overflowPunct w:val="false"/>
                        <w:jc w:val="center"/>
                        <w:rPr>
                          <w:color w:val="000000"/>
                        </w:rPr>
                      </w:pPr>
                      <w:del w:id="521" w:author="Unknown Author" w:date="2021-12-06T11:59:54Z">
                        <w:r>
                          <w:rPr>
                            <w:b/>
                            <w:bCs/>
                            <w:color w:val="000000"/>
                            <w:sz w:val="44"/>
                            <w:szCs w:val="56"/>
                          </w:rPr>
                          <w:delText>Output</w:delText>
                        </w:r>
                      </w:del>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49530</wp:posOffset>
                </wp:positionH>
                <wp:positionV relativeFrom="paragraph">
                  <wp:posOffset>-257810</wp:posOffset>
                </wp:positionV>
                <wp:extent cx="4832985" cy="439420"/>
                <wp:effectExtent l="0" t="0" r="0" b="0"/>
                <wp:wrapNone/>
                <wp:docPr id="74" name="Shape9"/>
                <a:graphic xmlns:a="http://schemas.openxmlformats.org/drawingml/2006/main">
                  <a:graphicData uri="http://schemas.microsoft.com/office/word/2010/wordprocessingShape">
                    <wps:wsp>
                      <wps:cNvSpPr/>
                      <wps:spPr>
                        <a:xfrm>
                          <a:off x="0" y="0"/>
                          <a:ext cx="4832280" cy="43884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wps:txbx>
                      <wps:bodyPr lIns="0" rIns="0" tIns="0" bIns="0">
                        <a:spAutoFit/>
                      </wps:bodyPr>
                    </wps:wsp>
                  </a:graphicData>
                </a:graphic>
              </wp:anchor>
            </w:drawing>
          </mc:Choice>
          <mc:Fallback>
            <w:pict>
              <v:rect id="shape_0" ID="Shape9" stroked="f" style="position:absolute;margin-left:3.9pt;margin-top:-20.3pt;width:380.45pt;height:34.5pt">
                <w10:wrap type="square"/>
                <v:fill o:detectmouseclick="t" on="false"/>
                <v:stroke color="#3465a4" joinstyle="round" endcap="flat"/>
                <v:textbox>
                  <w:txbxContent>
                    <w:p>
                      <w:pPr>
                        <w:pStyle w:val="FrameContents"/>
                        <w:overflowPunct w:val="false"/>
                        <w:jc w:val="center"/>
                        <w:rPr>
                          <w:color w:val="000000"/>
                        </w:rPr>
                      </w:pPr>
                      <w:r>
                        <w:rPr>
                          <w:color w:val="000000"/>
                          <w:sz w:val="20"/>
                        </w:rPr>
                        <w:t>Manipulation of independent variables by using built-in network speed throttling (change word) feature in TP-Link router, and kernel based latency shaper (change word) in Lubuntu 20.4.3, Data logging in terminal based utility such as nethogs and TCP-Ping.</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2422525</wp:posOffset>
                </wp:positionH>
                <wp:positionV relativeFrom="paragraph">
                  <wp:posOffset>-1038225</wp:posOffset>
                </wp:positionV>
                <wp:extent cx="312420" cy="507365"/>
                <wp:effectExtent l="0" t="0" r="0" b="0"/>
                <wp:wrapNone/>
                <wp:docPr id="76" name="Shape16_1"/>
                <a:graphic xmlns:a="http://schemas.openxmlformats.org/drawingml/2006/main">
                  <a:graphicData uri="http://schemas.microsoft.com/office/word/2010/wordprocessingShape">
                    <wps:wsp>
                      <wps:cNvSpPr/>
                      <wps:spPr>
                        <a:xfrm>
                          <a:off x="0" y="0"/>
                          <a:ext cx="311760" cy="506880"/>
                        </a:xfrm>
                        <a:custGeom>
                          <a:avLst/>
                          <a:gdLst/>
                          <a:ahLst/>
                          <a:rect l="l" t="t" r="r" b="b"/>
                          <a:pathLst>
                            <a:path w="452" h="759">
                              <a:moveTo>
                                <a:pt x="112" y="0"/>
                              </a:moveTo>
                              <a:lnTo>
                                <a:pt x="112" y="568"/>
                              </a:lnTo>
                              <a:lnTo>
                                <a:pt x="0" y="568"/>
                              </a:lnTo>
                              <a:lnTo>
                                <a:pt x="225" y="758"/>
                              </a:lnTo>
                              <a:lnTo>
                                <a:pt x="451" y="568"/>
                              </a:lnTo>
                              <a:lnTo>
                                <a:pt x="338" y="568"/>
                              </a:lnTo>
                              <a:lnTo>
                                <a:pt x="338" y="0"/>
                              </a:lnTo>
                              <a:lnTo>
                                <a:pt x="112" y="0"/>
                              </a:lnTo>
                            </a:path>
                          </a:pathLst>
                        </a:custGeom>
                        <a:solidFill>
                          <a:srgbClr val="1c1c1c"/>
                        </a:solidFill>
                        <a:ln>
                          <a:solidFill>
                            <a:srgbClr val="1c1c1c"/>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58">
                <wp:simplePos x="0" y="0"/>
                <wp:positionH relativeFrom="column">
                  <wp:posOffset>953135</wp:posOffset>
                </wp:positionH>
                <wp:positionV relativeFrom="paragraph">
                  <wp:posOffset>6985</wp:posOffset>
                </wp:positionV>
                <wp:extent cx="1725295" cy="820420"/>
                <wp:effectExtent l="0" t="0" r="0" b="0"/>
                <wp:wrapNone/>
                <wp:docPr id="77" name="Shape45"/>
                <a:graphic xmlns:a="http://schemas.openxmlformats.org/drawingml/2006/main">
                  <a:graphicData uri="http://schemas.microsoft.com/office/word/2010/wordprocessingShape">
                    <wps:wsp>
                      <wps:cNvSpPr/>
                      <wps:spPr>
                        <a:xfrm>
                          <a:off x="0" y="0"/>
                          <a:ext cx="1724760" cy="81972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523" w:author="Unknown Author" w:date="2021-11-01T13:04:45Z"/>
                              </w:rPr>
                            </w:pPr>
                            <w:ins w:id="522" w:author="Unknown Author" w:date="2021-11-01T13:04:45Z">
                              <w:r>
                                <w:rPr>
                                  <w:rFonts w:ascii="Times New Roman" w:hAnsi="Times New Roman"/>
                                  <w:color w:val="000000"/>
                                  <w:sz w:val="40"/>
                                  <w:szCs w:val="52"/>
                                </w:rPr>
                                <w:t>Latency</w:t>
                              </w:r>
                            </w:ins>
                          </w:p>
                          <w:p>
                            <w:pPr>
                              <w:pStyle w:val="FrameContents"/>
                              <w:jc w:val="center"/>
                              <w:rPr>
                                <w:color w:val="000000"/>
                              </w:rPr>
                            </w:pPr>
                            <w:ins w:id="524" w:author="Unknown Author" w:date="2021-11-01T13:04:45Z">
                              <w:r>
                                <w:rPr>
                                  <w:rFonts w:ascii="Times New Roman" w:hAnsi="Times New Roman"/>
                                  <w:color w:val="000000"/>
                                  <w:sz w:val="22"/>
                                  <w:szCs w:val="28"/>
                                </w:rPr>
                                <w:pict>
                                  <v:line id="shape_0" from="228pt,37.8pt" to="228pt,62.45pt" stroked="t" style="position:absolute">
                                    <v:stroke color="black" weight="38160" joinstyle="round" endcap="flat"/>
                                    <v:fill o:detectmouseclick="t" on="false"/>
                                  </v:line>
                                </w:pict>
                                <w:t>(</w:t>
                              </w:r>
                            </w:ins>
                            <w:ins w:id="525" w:author="Unknown Author" w:date="2021-11-01T13:04:45Z">
                              <w:r>
                                <w:rPr>
                                  <w:rFonts w:ascii="Times New Roman" w:hAnsi="Times New Roman"/>
                                  <w:color w:val="000000"/>
                                  <w:sz w:val="22"/>
                                  <w:szCs w:val="28"/>
                                </w:rPr>
                                <w:t>Independent variable 1)</w:t>
                                <w:pict>
                                  <v:line id="shape_0" from="143.45pt,156.55pt" to="143.45pt,271.75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59">
                <wp:simplePos x="0" y="0"/>
                <wp:positionH relativeFrom="column">
                  <wp:posOffset>2993390</wp:posOffset>
                </wp:positionH>
                <wp:positionV relativeFrom="paragraph">
                  <wp:posOffset>6985</wp:posOffset>
                </wp:positionV>
                <wp:extent cx="1725295" cy="820420"/>
                <wp:effectExtent l="0" t="0" r="0" b="0"/>
                <wp:wrapNone/>
                <wp:docPr id="81" name="Shape45_3"/>
                <a:graphic xmlns:a="http://schemas.openxmlformats.org/drawingml/2006/main">
                  <a:graphicData uri="http://schemas.microsoft.com/office/word/2010/wordprocessingShape">
                    <wps:wsp>
                      <wps:cNvSpPr/>
                      <wps:spPr>
                        <a:xfrm>
                          <a:off x="0" y="0"/>
                          <a:ext cx="1724760" cy="819720"/>
                        </a:xfrm>
                        <a:custGeom>
                          <a:avLst/>
                          <a:gdLst/>
                          <a:ahLst/>
                          <a:rect l="l" t="t" r="r" b="b"/>
                          <a:pathLst>
                            <a:path w="2687" h="1262">
                              <a:moveTo>
                                <a:pt x="210" y="0"/>
                              </a:moveTo>
                              <a:lnTo>
                                <a:pt x="210" y="0"/>
                              </a:lnTo>
                              <a:cubicBezTo>
                                <a:pt x="173" y="0"/>
                                <a:pt x="137" y="10"/>
                                <a:pt x="105" y="28"/>
                              </a:cubicBezTo>
                              <a:cubicBezTo>
                                <a:pt x="73" y="47"/>
                                <a:pt x="47" y="73"/>
                                <a:pt x="28" y="105"/>
                              </a:cubicBezTo>
                              <a:cubicBezTo>
                                <a:pt x="10" y="137"/>
                                <a:pt x="0" y="173"/>
                                <a:pt x="0" y="210"/>
                              </a:cubicBezTo>
                              <a:lnTo>
                                <a:pt x="0" y="1050"/>
                              </a:lnTo>
                              <a:lnTo>
                                <a:pt x="0" y="1051"/>
                              </a:lnTo>
                              <a:cubicBezTo>
                                <a:pt x="0" y="1088"/>
                                <a:pt x="10" y="1124"/>
                                <a:pt x="28" y="1156"/>
                              </a:cubicBezTo>
                              <a:cubicBezTo>
                                <a:pt x="47" y="1188"/>
                                <a:pt x="73" y="1214"/>
                                <a:pt x="105" y="1233"/>
                              </a:cubicBezTo>
                              <a:cubicBezTo>
                                <a:pt x="137" y="1251"/>
                                <a:pt x="173" y="1261"/>
                                <a:pt x="210" y="1261"/>
                              </a:cubicBezTo>
                              <a:lnTo>
                                <a:pt x="2475" y="1261"/>
                              </a:lnTo>
                              <a:lnTo>
                                <a:pt x="2476" y="1261"/>
                              </a:lnTo>
                              <a:cubicBezTo>
                                <a:pt x="2513" y="1261"/>
                                <a:pt x="2549" y="1251"/>
                                <a:pt x="2581" y="1233"/>
                              </a:cubicBezTo>
                              <a:cubicBezTo>
                                <a:pt x="2613" y="1214"/>
                                <a:pt x="2639" y="1188"/>
                                <a:pt x="2658" y="1156"/>
                              </a:cubicBezTo>
                              <a:cubicBezTo>
                                <a:pt x="2676" y="1124"/>
                                <a:pt x="2686" y="1088"/>
                                <a:pt x="2686" y="1051"/>
                              </a:cubicBezTo>
                              <a:lnTo>
                                <a:pt x="2686" y="210"/>
                              </a:lnTo>
                              <a:lnTo>
                                <a:pt x="2686" y="210"/>
                              </a:lnTo>
                              <a:lnTo>
                                <a:pt x="2686" y="210"/>
                              </a:lnTo>
                              <a:cubicBezTo>
                                <a:pt x="2686" y="173"/>
                                <a:pt x="2676" y="137"/>
                                <a:pt x="2658" y="105"/>
                              </a:cubicBezTo>
                              <a:cubicBezTo>
                                <a:pt x="2639" y="73"/>
                                <a:pt x="2613" y="47"/>
                                <a:pt x="2581" y="28"/>
                              </a:cubicBezTo>
                              <a:cubicBezTo>
                                <a:pt x="2549" y="10"/>
                                <a:pt x="2513" y="0"/>
                                <a:pt x="2476" y="0"/>
                              </a:cubicBezTo>
                              <a:lnTo>
                                <a:pt x="210" y="0"/>
                              </a:lnTo>
                            </a:path>
                          </a:pathLst>
                        </a:custGeom>
                        <a:solidFill>
                          <a:srgbClr val="ffffff"/>
                        </a:solidFill>
                        <a:ln>
                          <a:solidFill>
                            <a:srgbClr val="000000"/>
                          </a:solidFill>
                        </a:ln>
                      </wps:spPr>
                      <wps:style>
                        <a:lnRef idx="0"/>
                        <a:fillRef idx="0"/>
                        <a:effectRef idx="0"/>
                        <a:fontRef idx="minor"/>
                      </wps:style>
                      <wps:txbx>
                        <w:txbxContent>
                          <w:p>
                            <w:pPr>
                              <w:pStyle w:val="FrameContents"/>
                              <w:jc w:val="center"/>
                              <w:rPr>
                                <w:color w:val="000000"/>
                                <w:ins w:id="527" w:author="Unknown Author" w:date="2021-11-01T13:04:45Z"/>
                              </w:rPr>
                            </w:pPr>
                            <w:ins w:id="526" w:author="Unknown Author" w:date="2021-11-01T13:04:45Z">
                              <w:r>
                                <w:rPr>
                                  <w:rFonts w:ascii="Times New Roman" w:hAnsi="Times New Roman"/>
                                  <w:color w:val="000000"/>
                                  <w:sz w:val="40"/>
                                  <w:szCs w:val="52"/>
                                </w:rPr>
                                <w:t>Internet Speed</w:t>
                              </w:r>
                            </w:ins>
                          </w:p>
                          <w:p>
                            <w:pPr>
                              <w:pStyle w:val="FrameContents"/>
                              <w:jc w:val="center"/>
                              <w:rPr>
                                <w:color w:val="000000"/>
                              </w:rPr>
                            </w:pPr>
                            <w:ins w:id="528" w:author="Unknown Author" w:date="2021-11-01T13:04:45Z">
                              <w:r>
                                <w:rPr>
                                  <w:rFonts w:ascii="Times New Roman" w:hAnsi="Times New Roman"/>
                                  <w:color w:val="000000"/>
                                  <w:sz w:val="22"/>
                                  <w:szCs w:val="28"/>
                                </w:rPr>
                                <w:t>(Independent variable 2)</w:t>
                                <w:pict>
                                  <v:line id="shape_0" from="-101.5pt,37.8pt" to="-101.5pt,62.45pt" stroked="t" style="position:absolute">
                                    <v:stroke color="black" weight="38160" joinstyle="round" endcap="flat"/>
                                    <v:fill o:detectmouseclick="t" on="false"/>
                                  </v:line>
                                </w:pict>
                              </w:r>
                            </w:ins>
                          </w:p>
                        </w:txbxContent>
                      </wps:txbx>
                      <wps:bodyPr lIns="90000" rIns="90000" tIns="45000" bIns="45000">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530" w:author="Unknown Author" w:date="2021-11-01T13:04:45Z"/>
          <w:b/>
          <w:b/>
          <w:bCs/>
          <w:sz w:val="24"/>
          <w:szCs w:val="24"/>
        </w:rPr>
      </w:pPr>
      <w:ins w:id="529"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32" w:author="Unknown Author" w:date="2021-11-01T13:04:45Z"/>
          <w:b/>
          <w:b/>
          <w:bCs/>
          <w:sz w:val="24"/>
          <w:szCs w:val="24"/>
        </w:rPr>
      </w:pPr>
      <w:ins w:id="531" w:author="Unknown Author" w:date="2021-11-01T13:04:45Z">
        <w:r>
          <w:rPr>
            <w:rFonts w:cs="Times New Roman" w:ascii="Times New Roman" w:hAnsi="Times New Roman"/>
            <w:b/>
            <w:bCs/>
            <w:sz w:val="24"/>
            <w:szCs w:val="24"/>
          </w:rPr>
          <mc:AlternateContent>
            <mc:Choice Requires="wpg">
              <w:drawing>
                <wp:anchor behindDoc="0" distT="0" distB="0" distL="0" distR="0" simplePos="0" locked="0" layoutInCell="1" allowOverlap="1" relativeHeight="2">
                  <wp:simplePos x="0" y="0"/>
                  <wp:positionH relativeFrom="column">
                    <wp:posOffset>-1051560</wp:posOffset>
                  </wp:positionH>
                  <wp:positionV relativeFrom="paragraph">
                    <wp:posOffset>-350121855</wp:posOffset>
                  </wp:positionV>
                  <wp:extent cx="680720" cy="643890"/>
                  <wp:effectExtent l="0" t="0" r="0" b="0"/>
                  <wp:wrapSquare wrapText="bothSides"/>
                  <wp:docPr id="84" name="Image2"/>
                  <a:graphic xmlns:a="http://schemas.openxmlformats.org/drawingml/2006/main">
                    <a:graphicData uri="http://schemas.microsoft.com/office/word/2010/wordprocessingGroup">
                      <wpg:wgp>
                        <wpg:cNvGrpSpPr/>
                        <wpg:grpSpPr>
                          <a:xfrm>
                            <a:off x="0" y="0"/>
                            <a:ext cx="680040" cy="643320"/>
                          </a:xfrm>
                        </wpg:grpSpPr>
                        <wps:wsp>
                          <wps:cNvSpPr/>
                          <wps:spPr>
                            <a:xfrm>
                              <a:off x="181080" y="180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13500000">
                              <a:off x="90720" y="324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679320" y="64260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a:off x="181080" y="1800"/>
                              <a:ext cx="720" cy="720"/>
                            </a:xfrm>
                            <a:custGeom>
                              <a:avLst/>
                              <a:gdLst/>
                              <a:ahLst/>
                              <a:rect l="l" t="t" r="r" b="b"/>
                              <a:pathLst>
                                <a:path w="1" h="1">
                                  <a:moveTo>
                                    <a:pt x="0" y="0"/>
                                  </a:moveTo>
                                  <a:lnTo>
                                    <a:pt x="0" y="0"/>
                                  </a:lnTo>
                                </a:path>
                              </a:pathLst>
                            </a:custGeom>
                            <a:noFill/>
                            <a:ln w="38160">
                              <a:solidFill>
                                <a:srgbClr val="000000"/>
                              </a:solidFill>
                              <a:round/>
                            </a:ln>
                          </wps:spPr>
                          <wps:style>
                            <a:lnRef idx="0"/>
                            <a:fillRef idx="0"/>
                            <a:effectRef idx="0"/>
                            <a:fontRef idx="minor"/>
                          </wps:style>
                          <wps:bodyPr/>
                        </wps:wsp>
                        <wps:wsp>
                          <wps:cNvSpPr/>
                          <wps:spPr>
                            <a:xfrm rot="8100000">
                              <a:off x="0" y="0"/>
                              <a:ext cx="720" cy="72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wpg:wgp>
                    </a:graphicData>
                  </a:graphic>
                </wp:anchor>
              </w:drawing>
            </mc:Choice>
            <mc:Fallback>
              <w:pict>
                <v:group id="shape_0" alt="Image2" style="position:absolute;margin-left:-82.85pt;margin-top:-27568.65pt;width:53.6pt;height:50.65pt" coordorigin="-1657,-551373" coordsize="1072,1013"/>
              </w:pict>
            </mc:Fallback>
          </mc:AlternateContent>
        </w:r>
      </w:ins>
    </w:p>
    <w:p>
      <w:pPr>
        <w:pStyle w:val="Normal"/>
        <w:bidi w:val="0"/>
        <w:spacing w:lineRule="auto" w:line="480" w:before="0" w:after="159"/>
        <w:ind w:left="0" w:right="0" w:hanging="0"/>
        <w:jc w:val="both"/>
        <w:rPr>
          <w:rFonts w:ascii="Times New Roman" w:hAnsi="Times New Roman" w:cs="Times New Roman"/>
          <w:ins w:id="534" w:author="Unknown Author" w:date="2021-11-01T13:04:45Z"/>
          <w:b/>
          <w:b/>
          <w:bCs/>
          <w:sz w:val="24"/>
          <w:szCs w:val="24"/>
        </w:rPr>
      </w:pPr>
      <w:ins w:id="533"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85">
                  <wp:simplePos x="0" y="0"/>
                  <wp:positionH relativeFrom="column">
                    <wp:posOffset>1708785</wp:posOffset>
                  </wp:positionH>
                  <wp:positionV relativeFrom="paragraph">
                    <wp:posOffset>-214630</wp:posOffset>
                  </wp:positionV>
                  <wp:extent cx="161290" cy="344805"/>
                  <wp:effectExtent l="0" t="0" r="0" b="0"/>
                  <wp:wrapSquare wrapText="bothSides"/>
                  <wp:docPr id="85" name="Image6_0"/>
                  <a:graphic xmlns:a="http://schemas.openxmlformats.org/drawingml/2006/main">
                    <a:graphicData uri="http://schemas.microsoft.com/office/word/2010/wordprocessingShape">
                      <wps:wsp>
                        <wps:cNvSpPr/>
                        <wps:spPr>
                          <a:xfrm rot="10800000">
                            <a:off x="0" y="0"/>
                            <a:ext cx="160560" cy="34416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6">
                  <wp:simplePos x="0" y="0"/>
                  <wp:positionH relativeFrom="column">
                    <wp:posOffset>3851910</wp:posOffset>
                  </wp:positionH>
                  <wp:positionV relativeFrom="paragraph">
                    <wp:posOffset>-219710</wp:posOffset>
                  </wp:positionV>
                  <wp:extent cx="161290" cy="344805"/>
                  <wp:effectExtent l="0" t="0" r="0" b="0"/>
                  <wp:wrapSquare wrapText="bothSides"/>
                  <wp:docPr id="86" name="Image6_1"/>
                  <a:graphic xmlns:a="http://schemas.openxmlformats.org/drawingml/2006/main">
                    <a:graphicData uri="http://schemas.microsoft.com/office/word/2010/wordprocessingShape">
                      <wps:wsp>
                        <wps:cNvSpPr/>
                        <wps:spPr>
                          <a:xfrm rot="10800000">
                            <a:off x="0" y="0"/>
                            <a:ext cx="160560" cy="34416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549" w:author="Unknown Author" w:date="2021-11-01T13:04:45Z"/>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31">
                <wp:simplePos x="0" y="0"/>
                <wp:positionH relativeFrom="column">
                  <wp:posOffset>-6985</wp:posOffset>
                </wp:positionH>
                <wp:positionV relativeFrom="paragraph">
                  <wp:posOffset>-113030</wp:posOffset>
                </wp:positionV>
                <wp:extent cx="2146300" cy="1397000"/>
                <wp:effectExtent l="0" t="0" r="0" b="0"/>
                <wp:wrapNone/>
                <wp:docPr id="87" name="Shape45_1"/>
                <a:graphic xmlns:a="http://schemas.openxmlformats.org/drawingml/2006/main">
                  <a:graphicData uri="http://schemas.microsoft.com/office/word/2010/wordprocessingShape">
                    <wps:wsp>
                      <wps:cNvSpPr/>
                      <wps:spPr>
                        <a:xfrm>
                          <a:off x="0" y="0"/>
                          <a:ext cx="2145600" cy="139644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3465a4"/>
                          </a:solidFill>
                        </a:ln>
                      </wps:spPr>
                      <wps:style>
                        <a:lnRef idx="0"/>
                        <a:fillRef idx="0"/>
                        <a:effectRef idx="0"/>
                        <a:fontRef idx="minor"/>
                      </wps:style>
                      <wps:txbx>
                        <w:txbxContent>
                          <w:p>
                            <w:pPr>
                              <w:pStyle w:val="FrameContents"/>
                              <w:jc w:val="center"/>
                              <w:rPr>
                                <w:color w:val="000000"/>
                                <w:ins w:id="536" w:author="Unknown Author" w:date="2021-11-01T13:04:45Z"/>
                              </w:rPr>
                            </w:pPr>
                            <w:ins w:id="535" w:author="Unknown Author" w:date="2021-11-01T13:04:45Z">
                              <w:r>
                                <w:rPr>
                                  <w:rFonts w:ascii="Times New Roman" w:hAnsi="Times New Roman"/>
                                  <w:color w:val="000000"/>
                                  <w:sz w:val="32"/>
                                  <w:szCs w:val="44"/>
                                </w:rPr>
                                <w:t xml:space="preserve">CPU speed, Codec, </w:t>
                              </w:r>
                            </w:ins>
                          </w:p>
                          <w:p>
                            <w:pPr>
                              <w:pStyle w:val="FrameContents"/>
                              <w:jc w:val="center"/>
                              <w:rPr>
                                <w:color w:val="000000"/>
                                <w:ins w:id="538" w:author="Unknown Author" w:date="2021-11-01T13:04:45Z"/>
                              </w:rPr>
                            </w:pPr>
                            <w:ins w:id="537" w:author="Unknown Author" w:date="2021-11-01T13:04:45Z">
                              <w:r>
                                <w:rPr>
                                  <w:rFonts w:ascii="Times New Roman" w:hAnsi="Times New Roman"/>
                                  <w:color w:val="000000"/>
                                  <w:sz w:val="32"/>
                                  <w:szCs w:val="44"/>
                                </w:rPr>
                                <w:t>available RAM,</w:t>
                              </w:r>
                            </w:ins>
                          </w:p>
                          <w:p>
                            <w:pPr>
                              <w:pStyle w:val="FrameContents"/>
                              <w:jc w:val="center"/>
                              <w:rPr>
                                <w:color w:val="000000"/>
                                <w:ins w:id="540" w:author="Unknown Author" w:date="2021-11-01T13:04:45Z"/>
                              </w:rPr>
                            </w:pPr>
                            <w:ins w:id="539" w:author="Unknown Author" w:date="2021-11-01T13:04:45Z">
                              <w:r>
                                <w:rPr>
                                  <w:rFonts w:ascii="Times New Roman" w:hAnsi="Times New Roman"/>
                                  <w:color w:val="000000"/>
                                  <w:sz w:val="32"/>
                                  <w:szCs w:val="44"/>
                                </w:rPr>
                                <w:t>GPU speed</w:t>
                              </w:r>
                            </w:ins>
                          </w:p>
                          <w:p>
                            <w:pPr>
                              <w:pStyle w:val="FrameContents"/>
                              <w:jc w:val="center"/>
                              <w:rPr>
                                <w:color w:val="000000"/>
                              </w:rPr>
                            </w:pPr>
                            <w:ins w:id="541" w:author="Unknown Author" w:date="2021-11-01T13:04:45Z">
                              <w:r>
                                <w:rPr>
                                  <w:rFonts w:ascii="Times New Roman" w:hAnsi="Times New Roman"/>
                                  <w:color w:val="000000"/>
                                  <w:sz w:val="22"/>
                                  <w:szCs w:val="28"/>
                                </w:rPr>
                                <w:t>(Moderator variable)</w:t>
                              </w:r>
                            </w:ins>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2">
                <wp:simplePos x="0" y="0"/>
                <wp:positionH relativeFrom="column">
                  <wp:posOffset>3593465</wp:posOffset>
                </wp:positionH>
                <wp:positionV relativeFrom="paragraph">
                  <wp:posOffset>-113030</wp:posOffset>
                </wp:positionV>
                <wp:extent cx="2146300" cy="1397000"/>
                <wp:effectExtent l="0" t="0" r="0" b="0"/>
                <wp:wrapNone/>
                <wp:docPr id="89" name="Shape45_2"/>
                <a:graphic xmlns:a="http://schemas.openxmlformats.org/drawingml/2006/main">
                  <a:graphicData uri="http://schemas.microsoft.com/office/word/2010/wordprocessingShape">
                    <wps:wsp>
                      <wps:cNvSpPr/>
                      <wps:spPr>
                        <a:xfrm>
                          <a:off x="0" y="0"/>
                          <a:ext cx="2145600" cy="1396440"/>
                        </a:xfrm>
                        <a:custGeom>
                          <a:avLst/>
                          <a:gdLst/>
                          <a:ahLst/>
                          <a:rect l="l" t="t" r="r" b="b"/>
                          <a:pathLst>
                            <a:path w="3350" h="2170">
                              <a:moveTo>
                                <a:pt x="361" y="0"/>
                              </a:moveTo>
                              <a:lnTo>
                                <a:pt x="362" y="0"/>
                              </a:lnTo>
                              <a:cubicBezTo>
                                <a:pt x="298" y="0"/>
                                <a:pt x="236" y="17"/>
                                <a:pt x="181" y="48"/>
                              </a:cubicBezTo>
                              <a:cubicBezTo>
                                <a:pt x="126" y="80"/>
                                <a:pt x="80" y="126"/>
                                <a:pt x="48" y="181"/>
                              </a:cubicBezTo>
                              <a:cubicBezTo>
                                <a:pt x="17" y="236"/>
                                <a:pt x="0" y="298"/>
                                <a:pt x="0" y="362"/>
                              </a:cubicBezTo>
                              <a:lnTo>
                                <a:pt x="0" y="1807"/>
                              </a:lnTo>
                              <a:lnTo>
                                <a:pt x="0" y="1808"/>
                              </a:lnTo>
                              <a:cubicBezTo>
                                <a:pt x="0" y="1871"/>
                                <a:pt x="17" y="1933"/>
                                <a:pt x="48" y="1988"/>
                              </a:cubicBezTo>
                              <a:cubicBezTo>
                                <a:pt x="80" y="2043"/>
                                <a:pt x="126" y="2089"/>
                                <a:pt x="181" y="2121"/>
                              </a:cubicBezTo>
                              <a:cubicBezTo>
                                <a:pt x="236" y="2152"/>
                                <a:pt x="298" y="2169"/>
                                <a:pt x="362" y="2169"/>
                              </a:cubicBezTo>
                              <a:lnTo>
                                <a:pt x="2987" y="2169"/>
                              </a:lnTo>
                              <a:lnTo>
                                <a:pt x="2988" y="2169"/>
                              </a:lnTo>
                              <a:cubicBezTo>
                                <a:pt x="3051" y="2169"/>
                                <a:pt x="3113" y="2152"/>
                                <a:pt x="3168" y="2121"/>
                              </a:cubicBezTo>
                              <a:cubicBezTo>
                                <a:pt x="3223" y="2089"/>
                                <a:pt x="3269" y="2043"/>
                                <a:pt x="3301" y="1988"/>
                              </a:cubicBezTo>
                              <a:cubicBezTo>
                                <a:pt x="3332" y="1933"/>
                                <a:pt x="3349" y="1871"/>
                                <a:pt x="3349" y="1808"/>
                              </a:cubicBezTo>
                              <a:lnTo>
                                <a:pt x="3348" y="361"/>
                              </a:lnTo>
                              <a:lnTo>
                                <a:pt x="3349" y="362"/>
                              </a:lnTo>
                              <a:lnTo>
                                <a:pt x="3349" y="362"/>
                              </a:lnTo>
                              <a:cubicBezTo>
                                <a:pt x="3349" y="298"/>
                                <a:pt x="3332" y="236"/>
                                <a:pt x="3301" y="181"/>
                              </a:cubicBezTo>
                              <a:cubicBezTo>
                                <a:pt x="3269" y="126"/>
                                <a:pt x="3223" y="80"/>
                                <a:pt x="3168" y="48"/>
                              </a:cubicBezTo>
                              <a:cubicBezTo>
                                <a:pt x="3113" y="17"/>
                                <a:pt x="3051" y="0"/>
                                <a:pt x="2988" y="0"/>
                              </a:cubicBezTo>
                              <a:lnTo>
                                <a:pt x="361" y="0"/>
                              </a:lnTo>
                            </a:path>
                          </a:pathLst>
                        </a:custGeom>
                        <a:solidFill>
                          <a:srgbClr val="ffffff"/>
                        </a:solidFill>
                        <a:ln>
                          <a:solidFill>
                            <a:srgbClr val="468a1a"/>
                          </a:solidFill>
                        </a:ln>
                      </wps:spPr>
                      <wps:style>
                        <a:lnRef idx="0"/>
                        <a:fillRef idx="0"/>
                        <a:effectRef idx="0"/>
                        <a:fontRef idx="minor"/>
                      </wps:style>
                      <wps:txbx>
                        <w:txbxContent>
                          <w:p>
                            <w:pPr>
                              <w:pStyle w:val="FrameContents"/>
                              <w:jc w:val="center"/>
                              <w:rPr>
                                <w:color w:val="000000"/>
                                <w:ins w:id="543" w:author="Unknown Author" w:date="2021-11-01T13:04:45Z"/>
                              </w:rPr>
                            </w:pPr>
                            <w:ins w:id="542" w:author="Unknown Author" w:date="2021-11-01T13:04:45Z">
                              <w:r>
                                <w:rPr>
                                  <w:rFonts w:ascii="Times New Roman" w:hAnsi="Times New Roman"/>
                                  <w:color w:val="000000"/>
                                  <w:sz w:val="32"/>
                                  <w:szCs w:val="44"/>
                                </w:rPr>
                                <w:t>Types of connection</w:t>
                              </w:r>
                            </w:ins>
                          </w:p>
                          <w:p>
                            <w:pPr>
                              <w:pStyle w:val="FrameContents"/>
                              <w:jc w:val="center"/>
                              <w:rPr>
                                <w:color w:val="000000"/>
                                <w:ins w:id="545" w:author="Unknown Author" w:date="2021-11-01T13:04:45Z"/>
                              </w:rPr>
                            </w:pPr>
                            <w:ins w:id="544" w:author="Unknown Author" w:date="2021-11-01T13:04:45Z">
                              <w:r>
                                <w:rPr>
                                  <w:rFonts w:ascii="Times New Roman" w:hAnsi="Times New Roman"/>
                                  <w:color w:val="000000"/>
                                  <w:sz w:val="32"/>
                                  <w:szCs w:val="44"/>
                                </w:rPr>
                                <w:t xml:space="preserve">Wired, wireless, optics, </w:t>
                              </w:r>
                            </w:ins>
                          </w:p>
                          <w:p>
                            <w:pPr>
                              <w:pStyle w:val="FrameContents"/>
                              <w:jc w:val="center"/>
                              <w:rPr>
                                <w:color w:val="000000"/>
                                <w:ins w:id="547" w:author="Unknown Author" w:date="2021-11-01T13:04:45Z"/>
                              </w:rPr>
                            </w:pPr>
                            <w:ins w:id="546" w:author="Unknown Author" w:date="2021-11-01T13:04:45Z">
                              <w:r>
                                <w:rPr>
                                  <w:rFonts w:ascii="Times New Roman" w:hAnsi="Times New Roman"/>
                                  <w:color w:val="000000"/>
                                  <w:sz w:val="32"/>
                                  <w:szCs w:val="44"/>
                                </w:rPr>
                                <w:t>etc...</w:t>
                              </w:r>
                            </w:ins>
                          </w:p>
                          <w:p>
                            <w:pPr>
                              <w:pStyle w:val="FrameContents"/>
                              <w:jc w:val="center"/>
                              <w:rPr>
                                <w:color w:val="000000"/>
                              </w:rPr>
                            </w:pPr>
                            <w:ins w:id="548" w:author="Unknown Author" w:date="2021-11-01T13:04:45Z">
                              <w:r>
                                <w:rPr>
                                  <w:rFonts w:ascii="Times New Roman" w:hAnsi="Times New Roman"/>
                                  <w:color w:val="000000"/>
                                  <w:sz w:val="22"/>
                                  <w:szCs w:val="28"/>
                                </w:rPr>
                                <w:t>(Mediator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551" w:author="Unknown Author" w:date="2021-11-01T13:04:45Z"/>
          <w:b/>
          <w:b/>
          <w:bCs/>
          <w:sz w:val="24"/>
          <w:szCs w:val="24"/>
        </w:rPr>
      </w:pPr>
      <w:ins w:id="550"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27">
                  <wp:simplePos x="0" y="0"/>
                  <wp:positionH relativeFrom="column">
                    <wp:posOffset>1776095</wp:posOffset>
                  </wp:positionH>
                  <wp:positionV relativeFrom="paragraph">
                    <wp:posOffset>332105</wp:posOffset>
                  </wp:positionV>
                  <wp:extent cx="715010" cy="27940"/>
                  <wp:effectExtent l="0" t="0" r="0" b="0"/>
                  <wp:wrapNone/>
                  <wp:docPr id="91" name="Shape46_3"/>
                  <a:graphic xmlns:a="http://schemas.openxmlformats.org/drawingml/2006/main">
                    <a:graphicData uri="http://schemas.microsoft.com/office/word/2010/wordprocessingShape">
                      <wps:wsp>
                        <wps:cNvSpPr/>
                        <wps:spPr>
                          <a:xfrm>
                            <a:off x="0" y="0"/>
                            <a:ext cx="714240" cy="6480"/>
                          </a:xfrm>
                          <a:prstGeom prst="line">
                            <a:avLst/>
                          </a:prstGeom>
                          <a:ln w="38160">
                            <a:solidFill>
                              <a:srgbClr val="3465a4"/>
                            </a:solidFill>
                            <a:round/>
                          </a:ln>
                        </wps:spPr>
                        <wps:style>
                          <a:lnRef idx="0"/>
                          <a:fillRef idx="0"/>
                          <a:effectRef idx="0"/>
                          <a:fontRef idx="minor"/>
                        </wps:style>
                        <wps:bodyPr/>
                      </wps:wsp>
                    </a:graphicData>
                  </a:graphic>
                </wp:anchor>
              </w:drawing>
            </mc:Choice>
            <mc:Fallback>
              <w:pict>
                <v:line id="shape_0" from="139.85pt,26.15pt" to="196.05pt,26.6pt" ID="Shape46_3" stroked="t" style="position:absolute">
                  <v:stroke color="#3465a4" weight="38160" joinstyle="round" endcap="flat"/>
                  <v:fill o:detectmouseclick="t" on="false"/>
                </v:line>
              </w:pict>
            </mc:Fallback>
          </mc:AlternateContent>
          <mc:AlternateContent>
            <mc:Choice Requires="wps">
              <w:drawing>
                <wp:anchor behindDoc="0" distT="0" distB="0" distL="0" distR="0" simplePos="0" locked="0" layoutInCell="1" allowOverlap="1" relativeHeight="28">
                  <wp:simplePos x="0" y="0"/>
                  <wp:positionH relativeFrom="column">
                    <wp:posOffset>3216275</wp:posOffset>
                  </wp:positionH>
                  <wp:positionV relativeFrom="paragraph">
                    <wp:posOffset>332740</wp:posOffset>
                  </wp:positionV>
                  <wp:extent cx="715010" cy="27940"/>
                  <wp:effectExtent l="0" t="0" r="0" b="0"/>
                  <wp:wrapNone/>
                  <wp:docPr id="92" name="Shape46_4"/>
                  <a:graphic xmlns:a="http://schemas.openxmlformats.org/drawingml/2006/main">
                    <a:graphicData uri="http://schemas.microsoft.com/office/word/2010/wordprocessingShape">
                      <wps:wsp>
                        <wps:cNvSpPr/>
                        <wps:spPr>
                          <a:xfrm>
                            <a:off x="0" y="0"/>
                            <a:ext cx="713880" cy="6840"/>
                          </a:xfrm>
                          <a:prstGeom prst="line">
                            <a:avLst/>
                          </a:prstGeom>
                          <a:ln w="38160">
                            <a:solidFill>
                              <a:srgbClr val="468a1a"/>
                            </a:solidFill>
                            <a:round/>
                          </a:ln>
                        </wps:spPr>
                        <wps:style>
                          <a:lnRef idx="0"/>
                          <a:fillRef idx="0"/>
                          <a:effectRef idx="0"/>
                          <a:fontRef idx="minor"/>
                        </wps:style>
                        <wps:bodyPr/>
                      </wps:wsp>
                    </a:graphicData>
                  </a:graphic>
                </wp:anchor>
              </w:drawing>
            </mc:Choice>
            <mc:Fallback>
              <w:pict>
                <v:line id="shape_0" from="253.25pt,26.2pt" to="309.4pt,26.7pt" ID="Shape46_4" stroked="t" style="position:absolute">
                  <v:stroke color="#468a1a" weight="38160" joinstyle="round" endcap="flat"/>
                  <v:fill o:detectmouseclick="t" on="false"/>
                </v:line>
              </w:pict>
            </mc:Fallback>
          </mc:AlternateContent>
        </w:r>
      </w:ins>
    </w:p>
    <w:p>
      <w:pPr>
        <w:pStyle w:val="Normal"/>
        <w:bidi w:val="0"/>
        <w:spacing w:lineRule="auto" w:line="480" w:before="0" w:after="159"/>
        <w:ind w:left="0" w:right="0" w:hanging="0"/>
        <w:jc w:val="both"/>
        <w:rPr>
          <w:rFonts w:ascii="Times New Roman" w:hAnsi="Times New Roman" w:cs="Times New Roman"/>
          <w:ins w:id="553" w:author="Unknown Author" w:date="2021-11-01T13:04:45Z"/>
          <w:b/>
          <w:b/>
          <w:bCs/>
          <w:sz w:val="24"/>
          <w:szCs w:val="24"/>
        </w:rPr>
      </w:pPr>
      <w:ins w:id="552"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29">
                  <wp:simplePos x="0" y="0"/>
                  <wp:positionH relativeFrom="column">
                    <wp:posOffset>2974975</wp:posOffset>
                  </wp:positionH>
                  <wp:positionV relativeFrom="paragraph">
                    <wp:posOffset>-304800</wp:posOffset>
                  </wp:positionV>
                  <wp:extent cx="248920" cy="307975"/>
                  <wp:effectExtent l="0" t="0" r="0" b="0"/>
                  <wp:wrapNone/>
                  <wp:docPr id="93" name="Shape47_0"/>
                  <a:graphic xmlns:a="http://schemas.openxmlformats.org/drawingml/2006/main">
                    <a:graphicData uri="http://schemas.microsoft.com/office/word/2010/wordprocessingShape">
                      <wps:wsp>
                        <wps:cNvSpPr/>
                        <wps:spPr>
                          <a:xfrm rot="16200000">
                            <a:off x="0" y="0"/>
                            <a:ext cx="248400" cy="307440"/>
                          </a:xfrm>
                          <a:custGeom>
                            <a:avLst/>
                            <a:gdLst/>
                            <a:ahLst/>
                            <a:rect l="l" t="t" r="r" b="b"/>
                            <a:pathLst>
                              <a:path w="361" h="454">
                                <a:moveTo>
                                  <a:pt x="185" y="0"/>
                                </a:moveTo>
                                <a:lnTo>
                                  <a:pt x="360" y="453"/>
                                </a:lnTo>
                                <a:lnTo>
                                  <a:pt x="0" y="453"/>
                                </a:lnTo>
                                <a:lnTo>
                                  <a:pt x="185" y="0"/>
                                </a:lnTo>
                              </a:path>
                            </a:pathLst>
                          </a:custGeom>
                          <a:solidFill>
                            <a:srgbClr val="468a1a"/>
                          </a:solidFill>
                          <a:ln>
                            <a:solidFill>
                              <a:srgbClr val="468a1a"/>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0">
                  <wp:simplePos x="0" y="0"/>
                  <wp:positionH relativeFrom="column">
                    <wp:posOffset>2372995</wp:posOffset>
                  </wp:positionH>
                  <wp:positionV relativeFrom="paragraph">
                    <wp:posOffset>-297815</wp:posOffset>
                  </wp:positionV>
                  <wp:extent cx="248285" cy="307340"/>
                  <wp:effectExtent l="0" t="0" r="0" b="0"/>
                  <wp:wrapNone/>
                  <wp:docPr id="94" name="Shape47_1"/>
                  <a:graphic xmlns:a="http://schemas.openxmlformats.org/drawingml/2006/main">
                    <a:graphicData uri="http://schemas.microsoft.com/office/word/2010/wordprocessingShape">
                      <wps:wsp>
                        <wps:cNvSpPr/>
                        <wps:spPr>
                          <a:xfrm rot="5400000">
                            <a:off x="0" y="0"/>
                            <a:ext cx="247680" cy="306720"/>
                          </a:xfrm>
                          <a:custGeom>
                            <a:avLst/>
                            <a:gdLst/>
                            <a:ahLst/>
                            <a:rect l="l" t="t" r="r" b="b"/>
                            <a:pathLst>
                              <a:path w="361" h="454">
                                <a:moveTo>
                                  <a:pt x="185" y="0"/>
                                </a:moveTo>
                                <a:lnTo>
                                  <a:pt x="360" y="453"/>
                                </a:lnTo>
                                <a:lnTo>
                                  <a:pt x="0" y="453"/>
                                </a:lnTo>
                                <a:lnTo>
                                  <a:pt x="185" y="0"/>
                                </a:lnTo>
                              </a:path>
                            </a:pathLst>
                          </a:custGeom>
                          <a:solidFill>
                            <a:srgbClr val="3465a4"/>
                          </a:solidFill>
                          <a:ln>
                            <a:solidFill>
                              <a:srgbClr val="3465a4"/>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555" w:author="Unknown Author" w:date="2021-11-01T13:04:45Z"/>
          <w:b/>
          <w:b/>
          <w:bCs/>
          <w:sz w:val="24"/>
          <w:szCs w:val="24"/>
        </w:rPr>
      </w:pPr>
      <w:ins w:id="554"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57" w:author="Unknown Author" w:date="2021-11-01T13:04:45Z"/>
          <w:b/>
          <w:b/>
          <w:bCs/>
          <w:sz w:val="24"/>
          <w:szCs w:val="24"/>
        </w:rPr>
      </w:pPr>
      <w:ins w:id="556" w:author="Unknown Author" w:date="2021-11-01T13:04:45Z">
        <w:r>
          <w:rPr>
            <w:rFonts w:cs="Times New Roman" w:ascii="Times New Roman" w:hAnsi="Times New Roman"/>
            <w:b/>
            <w:bCs/>
            <w:sz w:val="24"/>
            <w:szCs w:val="24"/>
          </w:rPr>
          <mc:AlternateContent>
            <mc:Choice Requires="wps">
              <w:drawing>
                <wp:anchor behindDoc="0" distT="0" distB="0" distL="0" distR="0" simplePos="0" locked="0" layoutInCell="1" allowOverlap="1" relativeHeight="4">
                  <wp:simplePos x="0" y="0"/>
                  <wp:positionH relativeFrom="column">
                    <wp:posOffset>2777490</wp:posOffset>
                  </wp:positionH>
                  <wp:positionV relativeFrom="paragraph">
                    <wp:posOffset>378460</wp:posOffset>
                  </wp:positionV>
                  <wp:extent cx="161290" cy="344805"/>
                  <wp:effectExtent l="0" t="0" r="0" b="0"/>
                  <wp:wrapSquare wrapText="bothSides"/>
                  <wp:docPr id="95" name="Image5"/>
                  <a:graphic xmlns:a="http://schemas.openxmlformats.org/drawingml/2006/main">
                    <a:graphicData uri="http://schemas.microsoft.com/office/word/2010/wordprocessingShape">
                      <wps:wsp>
                        <wps:cNvSpPr/>
                        <wps:spPr>
                          <a:xfrm rot="10800000">
                            <a:off x="0" y="0"/>
                            <a:ext cx="160560" cy="34416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1">
                  <wp:simplePos x="0" y="0"/>
                  <wp:positionH relativeFrom="column">
                    <wp:posOffset>2777490</wp:posOffset>
                  </wp:positionH>
                  <wp:positionV relativeFrom="paragraph">
                    <wp:posOffset>45085</wp:posOffset>
                  </wp:positionV>
                  <wp:extent cx="161290" cy="344805"/>
                  <wp:effectExtent l="0" t="0" r="0" b="0"/>
                  <wp:wrapSquare wrapText="bothSides"/>
                  <wp:docPr id="96" name="Image6"/>
                  <a:graphic xmlns:a="http://schemas.openxmlformats.org/drawingml/2006/main">
                    <a:graphicData uri="http://schemas.microsoft.com/office/word/2010/wordprocessingShape">
                      <wps:wsp>
                        <wps:cNvSpPr/>
                        <wps:spPr>
                          <a:xfrm rot="10800000">
                            <a:off x="0" y="0"/>
                            <a:ext cx="160560" cy="344160"/>
                          </a:xfrm>
                          <a:custGeom>
                            <a:avLst/>
                            <a:gdLst/>
                            <a:ahLst/>
                            <a:rect l="l" t="t" r="r" b="b"/>
                            <a:pathLst>
                              <a:path w="359" h="452">
                                <a:moveTo>
                                  <a:pt x="184" y="0"/>
                                </a:moveTo>
                                <a:lnTo>
                                  <a:pt x="358" y="451"/>
                                </a:lnTo>
                                <a:lnTo>
                                  <a:pt x="0" y="451"/>
                                </a:lnTo>
                                <a:lnTo>
                                  <a:pt x="184"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ins>
    </w:p>
    <w:p>
      <w:pPr>
        <w:pStyle w:val="Normal"/>
        <w:bidi w:val="0"/>
        <w:spacing w:lineRule="auto" w:line="480" w:before="0" w:after="159"/>
        <w:ind w:left="0" w:right="0" w:hanging="0"/>
        <w:jc w:val="both"/>
        <w:rPr>
          <w:rFonts w:ascii="Times New Roman" w:hAnsi="Times New Roman" w:cs="Times New Roman"/>
          <w:ins w:id="561" w:author="Unknown Author" w:date="2021-11-01T13:04:45Z"/>
          <w:b/>
          <w:b/>
          <w:bCs/>
        </w:rPr>
      </w:pPr>
      <w:r>
        <w:rPr>
          <w:rFonts w:cs="Times New Roman" w:ascii="Times New Roman" w:hAnsi="Times New Roman"/>
          <w:b/>
          <w:bCs/>
        </w:rPr>
        <mc:AlternateContent>
          <mc:Choice Requires="wps">
            <w:drawing>
              <wp:anchor behindDoc="0" distT="0" distB="0" distL="0" distR="0" simplePos="0" locked="0" layoutInCell="1" allowOverlap="1" relativeHeight="33">
                <wp:simplePos x="0" y="0"/>
                <wp:positionH relativeFrom="column">
                  <wp:posOffset>1433195</wp:posOffset>
                </wp:positionH>
                <wp:positionV relativeFrom="paragraph">
                  <wp:posOffset>-95885</wp:posOffset>
                </wp:positionV>
                <wp:extent cx="2807335" cy="1488440"/>
                <wp:effectExtent l="0" t="0" r="0" b="0"/>
                <wp:wrapNone/>
                <wp:docPr id="97" name="Shape45_0"/>
                <a:graphic xmlns:a="http://schemas.openxmlformats.org/drawingml/2006/main">
                  <a:graphicData uri="http://schemas.microsoft.com/office/word/2010/wordprocessingShape">
                    <wps:wsp>
                      <wps:cNvSpPr/>
                      <wps:spPr>
                        <a:xfrm>
                          <a:off x="0" y="0"/>
                          <a:ext cx="2806560" cy="1487880"/>
                        </a:xfrm>
                        <a:custGeom>
                          <a:avLst/>
                          <a:gdLst/>
                          <a:ahLst/>
                          <a:rect l="l" t="t" r="r" b="b"/>
                          <a:pathLst>
                            <a:path w="4391" h="2314">
                              <a:moveTo>
                                <a:pt x="385" y="0"/>
                              </a:moveTo>
                              <a:lnTo>
                                <a:pt x="386" y="0"/>
                              </a:lnTo>
                              <a:cubicBezTo>
                                <a:pt x="318" y="0"/>
                                <a:pt x="251" y="18"/>
                                <a:pt x="193" y="52"/>
                              </a:cubicBezTo>
                              <a:cubicBezTo>
                                <a:pt x="134" y="85"/>
                                <a:pt x="85" y="134"/>
                                <a:pt x="52" y="193"/>
                              </a:cubicBezTo>
                              <a:cubicBezTo>
                                <a:pt x="18" y="251"/>
                                <a:pt x="0" y="318"/>
                                <a:pt x="0" y="386"/>
                              </a:cubicBezTo>
                              <a:lnTo>
                                <a:pt x="0" y="1927"/>
                              </a:lnTo>
                              <a:lnTo>
                                <a:pt x="0" y="1928"/>
                              </a:lnTo>
                              <a:cubicBezTo>
                                <a:pt x="0" y="1995"/>
                                <a:pt x="18" y="2062"/>
                                <a:pt x="52" y="2120"/>
                              </a:cubicBezTo>
                              <a:cubicBezTo>
                                <a:pt x="85" y="2179"/>
                                <a:pt x="134" y="2228"/>
                                <a:pt x="193" y="2261"/>
                              </a:cubicBezTo>
                              <a:cubicBezTo>
                                <a:pt x="251" y="2295"/>
                                <a:pt x="318" y="2313"/>
                                <a:pt x="386" y="2313"/>
                              </a:cubicBezTo>
                              <a:lnTo>
                                <a:pt x="4004" y="2313"/>
                              </a:lnTo>
                              <a:lnTo>
                                <a:pt x="4005" y="2313"/>
                              </a:lnTo>
                              <a:cubicBezTo>
                                <a:pt x="4072" y="2313"/>
                                <a:pt x="4139" y="2295"/>
                                <a:pt x="4197" y="2261"/>
                              </a:cubicBezTo>
                              <a:cubicBezTo>
                                <a:pt x="4256" y="2228"/>
                                <a:pt x="4305" y="2179"/>
                                <a:pt x="4338" y="2120"/>
                              </a:cubicBezTo>
                              <a:cubicBezTo>
                                <a:pt x="4372" y="2062"/>
                                <a:pt x="4390" y="1995"/>
                                <a:pt x="4390" y="1928"/>
                              </a:cubicBezTo>
                              <a:lnTo>
                                <a:pt x="4390" y="385"/>
                              </a:lnTo>
                              <a:lnTo>
                                <a:pt x="4390" y="386"/>
                              </a:lnTo>
                              <a:lnTo>
                                <a:pt x="4390" y="386"/>
                              </a:lnTo>
                              <a:cubicBezTo>
                                <a:pt x="4390" y="318"/>
                                <a:pt x="4372" y="251"/>
                                <a:pt x="4338" y="193"/>
                              </a:cubicBezTo>
                              <a:cubicBezTo>
                                <a:pt x="4305" y="134"/>
                                <a:pt x="4256" y="85"/>
                                <a:pt x="4197" y="52"/>
                              </a:cubicBezTo>
                              <a:cubicBezTo>
                                <a:pt x="4139" y="18"/>
                                <a:pt x="4072" y="0"/>
                                <a:pt x="4005" y="0"/>
                              </a:cubicBezTo>
                              <a:lnTo>
                                <a:pt x="385" y="0"/>
                              </a:lnTo>
                            </a:path>
                          </a:pathLst>
                        </a:custGeom>
                        <a:solidFill>
                          <a:srgbClr val="ffffff"/>
                        </a:solidFill>
                        <a:ln>
                          <a:solidFill>
                            <a:srgbClr val="ff4000"/>
                          </a:solidFill>
                        </a:ln>
                      </wps:spPr>
                      <wps:style>
                        <a:lnRef idx="0"/>
                        <a:fillRef idx="0"/>
                        <a:effectRef idx="0"/>
                        <a:fontRef idx="minor"/>
                      </wps:style>
                      <wps:txbx>
                        <w:txbxContent>
                          <w:p>
                            <w:pPr>
                              <w:pStyle w:val="FrameContents"/>
                              <w:rPr>
                                <w:color w:val="000000"/>
                                <w:ins w:id="559" w:author="Unknown Author" w:date="2021-11-01T13:04:45Z"/>
                              </w:rPr>
                            </w:pPr>
                            <w:ins w:id="558" w:author="Unknown Author" w:date="2021-11-01T13:04:45Z">
                              <w:r>
                                <w:rPr>
                                  <w:rFonts w:ascii="Times New Roman" w:hAnsi="Times New Roman"/>
                                  <w:color w:val="000000"/>
                                  <w:sz w:val="40"/>
                                  <w:szCs w:val="52"/>
                                </w:rPr>
                                <w:t>Google Meet Performance</w:t>
                              </w:r>
                            </w:ins>
                          </w:p>
                          <w:p>
                            <w:pPr>
                              <w:pStyle w:val="FrameContents"/>
                              <w:jc w:val="center"/>
                              <w:rPr>
                                <w:color w:val="000000"/>
                              </w:rPr>
                            </w:pPr>
                            <w:ins w:id="560" w:author="Unknown Author" w:date="2021-11-01T13:04:45Z">
                              <w:r>
                                <w:rPr>
                                  <w:rFonts w:ascii="Times New Roman" w:hAnsi="Times New Roman"/>
                                  <w:color w:val="000000"/>
                                  <w:sz w:val="22"/>
                                  <w:szCs w:val="28"/>
                                </w:rPr>
                                <w:t>(Dependent variable)</w:t>
                              </w:r>
                            </w:ins>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cs="Times New Roman"/>
          <w:ins w:id="563" w:author="Unknown Author" w:date="2021-11-01T13:04:45Z"/>
          <w:b/>
          <w:b/>
          <w:bCs/>
        </w:rPr>
      </w:pPr>
      <w:ins w:id="562" w:author="Unknown Author" w:date="2021-11-01T13:04:45Z">
        <w:r>
          <w:rPr>
            <w:rFonts w:cs="Times New Roman" w:ascii="Times New Roman" w:hAnsi="Times New Roman"/>
            <w:b/>
            <w:bCs/>
          </w:rPr>
        </w:r>
      </w:ins>
    </w:p>
    <w:p>
      <w:pPr>
        <w:pStyle w:val="Normal"/>
        <w:bidi w:val="0"/>
        <w:spacing w:lineRule="auto" w:line="480" w:before="0" w:after="159"/>
        <w:ind w:left="0" w:right="0" w:hanging="0"/>
        <w:jc w:val="both"/>
        <w:rPr>
          <w:rFonts w:ascii="Times New Roman" w:hAnsi="Times New Roman" w:cs="Times New Roman"/>
          <w:ins w:id="565" w:author="Unknown Author" w:date="2021-11-01T13:04:45Z"/>
          <w:b/>
          <w:b/>
          <w:bCs/>
          <w:sz w:val="24"/>
          <w:szCs w:val="24"/>
        </w:rPr>
      </w:pPr>
      <w:ins w:id="564"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67" w:author="Unknown Author" w:date="2021-11-01T13:04:45Z"/>
          <w:b/>
          <w:b/>
          <w:bCs/>
          <w:sz w:val="24"/>
          <w:szCs w:val="24"/>
        </w:rPr>
      </w:pPr>
      <w:ins w:id="566"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ins w:id="569" w:author="Unknown Author" w:date="2021-11-01T13:04:45Z"/>
          <w:b/>
          <w:b/>
          <w:bCs/>
        </w:rPr>
      </w:pPr>
      <w:ins w:id="568" w:author="Unknown Author" w:date="2021-11-01T13:04:45Z">
        <w:r>
          <w:rPr>
            <w:rFonts w:ascii="Times New Roman" w:hAnsi="Times New Roman"/>
            <w:b w:val="false"/>
            <w:bCs w:val="false"/>
          </w:rPr>
          <w:tab/>
          <w:t>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r>
      </w:ins>
      <w:r>
        <w:rPr>
          <w:rFonts w:ascii="Times New Roman" w:hAnsi="Times New Roman"/>
          <w:b w:val="false"/>
          <w:bCs w:val="false"/>
        </w:rPr>
        <w:tab/>
        <w:br/>
      </w:r>
    </w:p>
    <w:p>
      <w:pPr>
        <w:pStyle w:val="Normal"/>
        <w:bidi w:val="0"/>
        <w:spacing w:lineRule="auto" w:line="480" w:before="0" w:after="159"/>
        <w:ind w:left="0" w:right="0" w:hanging="0"/>
        <w:jc w:val="both"/>
        <w:rPr>
          <w:rFonts w:ascii="Times New Roman" w:hAnsi="Times New Roman"/>
          <w:ins w:id="586" w:author="Unknown Author" w:date="2021-11-01T13:04:45Z"/>
          <w:b/>
          <w:b/>
          <w:bCs/>
        </w:rPr>
      </w:pPr>
      <w:ins w:id="570" w:author="Unknown Author" w:date="2021-11-01T13:04:45Z">
        <w:r>
          <w:rPr>
            <w:rFonts w:ascii="Times New Roman" w:hAnsi="Times New Roman"/>
            <w:b/>
            <w:bCs/>
          </w:rPr>
          <w:t>Moderator Variable</w:t>
        </w:r>
      </w:ins>
      <w:ins w:id="571" w:author="Unknown Author" w:date="2021-11-01T13:04:45Z">
        <w:r>
          <w:rPr>
            <w:rFonts w:ascii="Times New Roman" w:hAnsi="Times New Roman"/>
            <w:b w:val="false"/>
            <w:bCs w:val="false"/>
          </w:rPr>
          <w:t>- This consists of entities and values that might affect the dependent variable behavior and consequently its results. The researcher pointed out the four major units as follows:</w:t>
        </w:r>
      </w:ins>
      <w:r>
        <w:rPr>
          <w:rFonts w:ascii="Times New Roman" w:hAnsi="Times New Roman"/>
          <w:b w:val="false"/>
          <w:bCs w:val="false"/>
        </w:rPr>
        <w:tab/>
      </w:r>
      <w:ins w:id="572" w:author="Unknown Author" w:date="2021-11-01T13:04:45Z">
        <w:r>
          <w:rPr>
            <w:rFonts w:ascii="Times New Roman" w:hAnsi="Times New Roman"/>
            <w:b w:val="false"/>
            <w:bCs w:val="false"/>
          </w:rPr>
          <w:br/>
          <w:tab/>
        </w:r>
      </w:ins>
      <w:ins w:id="573" w:author="Unknown Author" w:date="2021-11-01T13:04:45Z">
        <w:r>
          <w:rPr>
            <w:rFonts w:ascii="Times New Roman" w:hAnsi="Times New Roman"/>
            <w:b/>
            <w:bCs/>
          </w:rPr>
          <w:t>CPU Speed</w:t>
        </w:r>
      </w:ins>
      <w:ins w:id="574" w:author="Unknown Author" w:date="2021-11-01T13:04: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r>
      </w:ins>
      <w:r>
        <w:rPr>
          <w:rFonts w:ascii="Times New Roman" w:hAnsi="Times New Roman"/>
          <w:b w:val="false"/>
          <w:bCs w:val="false"/>
        </w:rPr>
        <w:tab/>
      </w:r>
      <w:ins w:id="575" w:author="Unknown Author" w:date="2021-11-01T13:04:45Z">
        <w:r>
          <w:rPr>
            <w:rFonts w:ascii="Times New Roman" w:hAnsi="Times New Roman"/>
            <w:b w:val="false"/>
            <w:bCs w:val="false"/>
          </w:rPr>
          <w:br/>
          <w:tab/>
        </w:r>
      </w:ins>
      <w:ins w:id="576" w:author="Unknown Author" w:date="2021-11-01T13:04:45Z">
        <w:r>
          <w:rPr>
            <w:rFonts w:ascii="Times New Roman" w:hAnsi="Times New Roman"/>
            <w:b/>
            <w:bCs/>
          </w:rPr>
          <w:t>Codec</w:t>
        </w:r>
      </w:ins>
      <w:ins w:id="577" w:author="Unknown Author" w:date="2021-11-01T13:04: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r>
      </w:ins>
      <w:r>
        <w:rPr>
          <w:rFonts w:ascii="Times New Roman" w:hAnsi="Times New Roman"/>
          <w:b w:val="false"/>
          <w:bCs w:val="false"/>
        </w:rPr>
        <w:tab/>
      </w:r>
      <w:ins w:id="578" w:author="Unknown Author" w:date="2021-11-01T13:04:45Z">
        <w:r>
          <w:rPr>
            <w:rFonts w:ascii="Times New Roman" w:hAnsi="Times New Roman"/>
            <w:b w:val="false"/>
            <w:bCs w:val="false"/>
          </w:rPr>
          <w:br/>
          <w:tab/>
        </w:r>
      </w:ins>
      <w:ins w:id="579" w:author="Unknown Author" w:date="2021-11-01T13:04:45Z">
        <w:r>
          <w:rPr>
            <w:rFonts w:ascii="Times New Roman" w:hAnsi="Times New Roman"/>
            <w:b/>
            <w:bCs/>
          </w:rPr>
          <w:t>RAM availability</w:t>
        </w:r>
      </w:ins>
      <w:ins w:id="580" w:author="Unknown Author" w:date="2021-11-01T13:04: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581" w:author="Unknown Author" w:date="2021-11-01T13:04:45Z">
        <w:r>
          <w:rPr>
            <w:rFonts w:ascii="Times New Roman" w:hAnsi="Times New Roman"/>
            <w:b/>
            <w:bCs/>
          </w:rPr>
          <w:t>GPU Speed</w:t>
        </w:r>
      </w:ins>
      <w:ins w:id="582" w:author="Unknown Author" w:date="2021-11-01T13:04: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r>
      </w:ins>
      <w:r>
        <w:rPr>
          <w:rFonts w:ascii="Times New Roman" w:hAnsi="Times New Roman"/>
          <w:b w:val="false"/>
          <w:bCs w:val="false"/>
        </w:rPr>
        <w:tab/>
      </w:r>
      <w:ins w:id="583" w:author="Unknown Author" w:date="2021-11-01T13:04:45Z">
        <w:r>
          <w:rPr>
            <w:rFonts w:ascii="Times New Roman" w:hAnsi="Times New Roman"/>
            <w:b w:val="false"/>
            <w:bCs w:val="false"/>
          </w:rPr>
          <w:br/>
          <w:br/>
          <w:t xml:space="preserve">Variables that can be affected by the independent variables are called </w:t>
        </w:r>
      </w:ins>
      <w:ins w:id="584" w:author="Unknown Author" w:date="2021-11-01T13:04:45Z">
        <w:r>
          <w:rPr>
            <w:rFonts w:ascii="Times New Roman" w:hAnsi="Times New Roman"/>
            <w:b/>
            <w:bCs/>
          </w:rPr>
          <w:t>mediator variables</w:t>
        </w:r>
      </w:ins>
      <w:ins w:id="585" w:author="Unknown Author" w:date="2021-11-01T13:04: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cs="Times New Roman"/>
          <w:ins w:id="588" w:author="Unknown Author" w:date="2021-11-01T13:04:45Z"/>
          <w:b/>
          <w:b/>
          <w:bCs/>
          <w:sz w:val="24"/>
          <w:szCs w:val="24"/>
        </w:rPr>
      </w:pPr>
      <w:ins w:id="587"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90" w:author="Unknown Author" w:date="2021-11-01T13:04:45Z"/>
          <w:b/>
          <w:b/>
          <w:bCs/>
          <w:sz w:val="24"/>
          <w:szCs w:val="24"/>
        </w:rPr>
      </w:pPr>
      <w:ins w:id="589"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92" w:author="Unknown Author" w:date="2021-11-01T13:04:45Z"/>
          <w:b/>
          <w:b/>
          <w:bCs/>
          <w:sz w:val="24"/>
          <w:szCs w:val="24"/>
        </w:rPr>
      </w:pPr>
      <w:ins w:id="591"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94" w:author="Unknown Author" w:date="2021-11-01T13:04:45Z"/>
          <w:b/>
          <w:b/>
          <w:bCs/>
          <w:sz w:val="24"/>
          <w:szCs w:val="24"/>
        </w:rPr>
      </w:pPr>
      <w:ins w:id="593"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96" w:author="Unknown Author" w:date="2021-11-01T13:04:45Z"/>
          <w:b/>
          <w:b/>
          <w:bCs/>
          <w:sz w:val="24"/>
          <w:szCs w:val="24"/>
        </w:rPr>
      </w:pPr>
      <w:ins w:id="595"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598" w:author="Unknown Author" w:date="2021-11-01T13:04:45Z"/>
          <w:b/>
          <w:b/>
          <w:bCs/>
          <w:sz w:val="24"/>
          <w:szCs w:val="24"/>
        </w:rPr>
      </w:pPr>
      <w:ins w:id="597" w:author="Unknown Author" w:date="2021-11-01T13:04:45Z">
        <w:r>
          <w:rPr>
            <w:rFonts w:cs="Times New Roman" w:ascii="Times New Roman" w:hAnsi="Times New Roman"/>
            <w:b/>
            <w:bCs/>
            <w:sz w:val="24"/>
            <w:szCs w:val="24"/>
          </w:rPr>
        </w:r>
      </w:ins>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0"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0"/>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1"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1"/>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figure 1</w:t>
      </w:r>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figure 2</w:t>
      </w:r>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599" w:author="Unknown Author" w:date="2021-12-09T12:27:33Z">
        <w:r>
          <w:rPr>
            <w:rFonts w:cs="Times New Roman" w:ascii="Times New Roman" w:hAnsi="Times New Roman"/>
            <w:b w:val="false"/>
            <w:bCs w:val="false"/>
            <w:sz w:val="24"/>
            <w:szCs w:val="24"/>
          </w:rPr>
          <w:commentReference w:id="16"/>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figure 3)</w:t>
      </w:r>
      <w:r>
        <w:rPr>
          <w:rFonts w:cs="Times New Roman" w:ascii="Times New Roman" w:hAnsi="Times New Roman"/>
          <w:b w:val="false"/>
          <w:bCs w:val="false"/>
          <w:sz w:val="24"/>
          <w:szCs w:val="24"/>
        </w:rPr>
        <w:t xml:space="preserve"> Which covers the first </w:t>
      </w:r>
      <w:bookmarkStart w:id="42" w:name="__DdeLink__1541_310281552"/>
      <w:bookmarkEnd w:id="42"/>
      <w:r>
        <w:rPr>
          <w:rFonts w:cs="Times New Roman" w:ascii="Times New Roman" w:hAnsi="Times New Roman"/>
          <w:b w:val="false"/>
          <w:bCs w:val="false"/>
          <w:sz w:val="24"/>
          <w:szCs w:val="24"/>
        </w:rPr>
        <w:t>independent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10">
            <wp:simplePos x="0" y="0"/>
            <wp:positionH relativeFrom="column">
              <wp:posOffset>1184275</wp:posOffset>
            </wp:positionH>
            <wp:positionV relativeFrom="paragraph">
              <wp:posOffset>105410</wp:posOffset>
            </wp:positionV>
            <wp:extent cx="3036570" cy="2386965"/>
            <wp:effectExtent l="0" t="0" r="0" b="0"/>
            <wp:wrapSquare wrapText="largest"/>
            <wp:docPr id="9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 descr=""/>
                    <pic:cNvPicPr>
                      <a:picLocks noChangeAspect="1" noChangeArrowheads="1"/>
                    </pic:cNvPicPr>
                  </pic:nvPicPr>
                  <pic:blipFill>
                    <a:blip r:embed="rId9"/>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0">
                <wp:simplePos x="0" y="0"/>
                <wp:positionH relativeFrom="column">
                  <wp:posOffset>783590</wp:posOffset>
                </wp:positionH>
                <wp:positionV relativeFrom="paragraph">
                  <wp:posOffset>161290</wp:posOffset>
                </wp:positionV>
                <wp:extent cx="3750945" cy="316230"/>
                <wp:effectExtent l="0" t="0" r="0" b="0"/>
                <wp:wrapNone/>
                <wp:docPr id="100" name="Shape29"/>
                <a:graphic xmlns:a="http://schemas.openxmlformats.org/drawingml/2006/main">
                  <a:graphicData uri="http://schemas.microsoft.com/office/word/2010/wordprocessingShape">
                    <wps:wsp>
                      <wps:cNvSpPr/>
                      <wps:spPr>
                        <a:xfrm>
                          <a:off x="0" y="0"/>
                          <a:ext cx="3750480" cy="315720"/>
                        </a:xfrm>
                        <a:prstGeom prst="rect">
                          <a:avLst/>
                        </a:prstGeom>
                        <a:noFill/>
                        <a:ln>
                          <a:noFill/>
                        </a:ln>
                      </wps:spPr>
                      <wps:style>
                        <a:lnRef idx="0"/>
                        <a:fillRef idx="0"/>
                        <a:effectRef idx="0"/>
                        <a:fontRef idx="minor"/>
                      </wps:style>
                      <wps:txbx>
                        <w:txbxContent>
                          <w:p>
                            <w:pPr>
                              <w:pStyle w:val="FrameContents"/>
                              <w:overflowPunct w:val="false"/>
                              <w:jc w:val="center"/>
                              <w:rPr>
                                <w:color w:val="000000"/>
                              </w:rPr>
                            </w:pPr>
                            <w:r>
                              <w:rPr>
                                <w:rFonts w:ascii="Times New Roman" w:hAnsi="Times New Roman"/>
                                <w:color w:val="000000"/>
                                <w:sz w:val="20"/>
                              </w:rPr>
                              <w:t xml:space="preserve">figure </w:t>
                            </w:r>
                            <w:del w:id="600" w:author="Unknown Author" w:date="2021-12-10T10:52:18Z">
                              <w:r>
                                <w:rPr>
                                  <w:rFonts w:ascii="Times New Roman" w:hAnsi="Times New Roman"/>
                                  <w:color w:val="000000"/>
                                  <w:sz w:val="20"/>
                                </w:rPr>
                                <w:delText>1</w:delText>
                              </w:r>
                            </w:del>
                            <w:ins w:id="601"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5.25pt;height:24.8pt">
                <w10:wrap type="square"/>
                <v:fill o:detectmouseclick="t" on="false"/>
                <v:stroke color="#3465a4" joinstyle="round" endcap="flat"/>
                <v:textbox>
                  <w:txbxContent>
                    <w:p>
                      <w:pPr>
                        <w:pStyle w:val="FrameContents"/>
                        <w:overflowPunct w:val="false"/>
                        <w:jc w:val="center"/>
                        <w:rPr>
                          <w:color w:val="000000"/>
                        </w:rPr>
                      </w:pPr>
                      <w:r>
                        <w:rPr>
                          <w:rFonts w:ascii="Times New Roman" w:hAnsi="Times New Roman"/>
                          <w:color w:val="000000"/>
                          <w:sz w:val="20"/>
                        </w:rPr>
                        <w:t xml:space="preserve">figure </w:t>
                      </w:r>
                      <w:del w:id="602" w:author="Unknown Author" w:date="2021-12-10T10:52:18Z">
                        <w:r>
                          <w:rPr>
                            <w:rFonts w:ascii="Times New Roman" w:hAnsi="Times New Roman"/>
                            <w:color w:val="000000"/>
                            <w:sz w:val="20"/>
                          </w:rPr>
                          <w:delText>1</w:delText>
                        </w:r>
                      </w:del>
                      <w:ins w:id="603"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1">
            <wp:simplePos x="0" y="0"/>
            <wp:positionH relativeFrom="column">
              <wp:posOffset>839470</wp:posOffset>
            </wp:positionH>
            <wp:positionV relativeFrom="paragraph">
              <wp:posOffset>-64770</wp:posOffset>
            </wp:positionV>
            <wp:extent cx="3463290" cy="2166620"/>
            <wp:effectExtent l="0" t="0" r="0" b="0"/>
            <wp:wrapSquare wrapText="largest"/>
            <wp:docPr id="10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 descr=""/>
                    <pic:cNvPicPr>
                      <a:picLocks noChangeAspect="1" noChangeArrowheads="1"/>
                    </pic:cNvPicPr>
                  </pic:nvPicPr>
                  <pic:blipFill>
                    <a:blip r:embed="rId10"/>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1">
                <wp:simplePos x="0" y="0"/>
                <wp:positionH relativeFrom="column">
                  <wp:posOffset>-2910205</wp:posOffset>
                </wp:positionH>
                <wp:positionV relativeFrom="paragraph">
                  <wp:posOffset>402590</wp:posOffset>
                </wp:positionV>
                <wp:extent cx="2571115" cy="316230"/>
                <wp:effectExtent l="0" t="0" r="0" b="0"/>
                <wp:wrapNone/>
                <wp:docPr id="103" name="Shape30"/>
                <a:graphic xmlns:a="http://schemas.openxmlformats.org/drawingml/2006/main">
                  <a:graphicData uri="http://schemas.microsoft.com/office/word/2010/wordprocessingShape">
                    <wps:wsp>
                      <wps:cNvSpPr/>
                      <wps:spPr>
                        <a:xfrm>
                          <a:off x="0" y="0"/>
                          <a:ext cx="2570400" cy="31572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604" w:author="Unknown Author" w:date="2021-12-10T10:52:23Z">
                              <w:r>
                                <w:rPr>
                                  <w:rFonts w:cs="Times New Roman" w:ascii="Times New Roman" w:hAnsi="Times New Roman"/>
                                  <w:color w:val="000000"/>
                                  <w:sz w:val="20"/>
                                </w:rPr>
                                <w:delText>2</w:delText>
                              </w:r>
                            </w:del>
                            <w:ins w:id="605"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wps:txbx>
                      <wps:bodyPr lIns="0" rIns="0" tIns="0" bIns="0">
                        <a:noAutofit/>
                      </wps:bodyPr>
                    </wps:wsp>
                  </a:graphicData>
                </a:graphic>
              </wp:anchor>
            </w:drawing>
          </mc:Choice>
          <mc:Fallback>
            <w:pict>
              <v:rect id="shape_0" ID="Shape30" stroked="f" style="position:absolute;margin-left:-229.15pt;margin-top:31.7pt;width:202.35pt;height:24.8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606" w:author="Unknown Author" w:date="2021-12-10T10:52:23Z">
                        <w:r>
                          <w:rPr>
                            <w:rFonts w:cs="Times New Roman" w:ascii="Times New Roman" w:hAnsi="Times New Roman"/>
                            <w:color w:val="000000"/>
                            <w:sz w:val="20"/>
                          </w:rPr>
                          <w:delText>2</w:delText>
                        </w:r>
                      </w:del>
                      <w:ins w:id="607"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12">
            <wp:simplePos x="0" y="0"/>
            <wp:positionH relativeFrom="column">
              <wp:posOffset>581660</wp:posOffset>
            </wp:positionH>
            <wp:positionV relativeFrom="paragraph">
              <wp:posOffset>70485</wp:posOffset>
            </wp:positionV>
            <wp:extent cx="3954780" cy="1690370"/>
            <wp:effectExtent l="0" t="0" r="0" b="0"/>
            <wp:wrapSquare wrapText="largest"/>
            <wp:docPr id="10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 descr=""/>
                    <pic:cNvPicPr>
                      <a:picLocks noChangeAspect="1" noChangeArrowheads="1"/>
                    </pic:cNvPicPr>
                  </pic:nvPicPr>
                  <pic:blipFill>
                    <a:blip r:embed="rId11"/>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77">
                <wp:simplePos x="0" y="0"/>
                <wp:positionH relativeFrom="column">
                  <wp:posOffset>-3082925</wp:posOffset>
                </wp:positionH>
                <wp:positionV relativeFrom="paragraph">
                  <wp:posOffset>248920</wp:posOffset>
                </wp:positionV>
                <wp:extent cx="2515870" cy="335915"/>
                <wp:effectExtent l="0" t="0" r="0" b="0"/>
                <wp:wrapNone/>
                <wp:docPr id="106" name="Shape31"/>
                <a:graphic xmlns:a="http://schemas.openxmlformats.org/drawingml/2006/main">
                  <a:graphicData uri="http://schemas.microsoft.com/office/word/2010/wordprocessingShape">
                    <wps:wsp>
                      <wps:cNvSpPr/>
                      <wps:spPr>
                        <a:xfrm>
                          <a:off x="0" y="0"/>
                          <a:ext cx="2515320" cy="33516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608" w:author="Unknown Author" w:date="2021-12-10T10:52:26Z">
                              <w:r>
                                <w:rPr>
                                  <w:rFonts w:cs="Times New Roman" w:ascii="Times New Roman" w:hAnsi="Times New Roman"/>
                                  <w:color w:val="000000"/>
                                  <w:sz w:val="20"/>
                                </w:rPr>
                                <w:delText>3</w:delText>
                              </w:r>
                            </w:del>
                            <w:ins w:id="609"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8pt;height:26.35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610" w:author="Unknown Author" w:date="2021-12-10T10:52:26Z">
                        <w:r>
                          <w:rPr>
                            <w:rFonts w:cs="Times New Roman" w:ascii="Times New Roman" w:hAnsi="Times New Roman"/>
                            <w:color w:val="000000"/>
                            <w:sz w:val="20"/>
                          </w:rPr>
                          <w:delText>3</w:delText>
                        </w:r>
                      </w:del>
                      <w:ins w:id="611"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613" w:author="Unknown Author" w:date="2021-12-06T12:01:24Z"/>
        </w:rPr>
      </w:pPr>
      <w:del w:id="612" w:author="Unknown Author" w:date="2021-12-06T12:01:24Z">
        <w:r>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r>
        <w:rPr/>
        <w:commentReference w:id="17"/>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4"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614" w:author="Unknown Author" w:date="2021-10-31T13:07:58Z">
        <w:r>
          <w:rPr>
            <w:rFonts w:cs="Times New Roman" w:ascii="Times New Roman" w:hAnsi="Times New Roman"/>
            <w:b w:val="false"/>
            <w:bCs w:val="false"/>
            <w:sz w:val="24"/>
            <w:szCs w:val="24"/>
          </w:rPr>
          <w:delText>f</w:delText>
        </w:r>
      </w:del>
      <w:ins w:id="615"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4"/>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4">
                <wp:simplePos x="0" y="0"/>
                <wp:positionH relativeFrom="column">
                  <wp:posOffset>1424940</wp:posOffset>
                </wp:positionH>
                <wp:positionV relativeFrom="paragraph">
                  <wp:posOffset>198120</wp:posOffset>
                </wp:positionV>
                <wp:extent cx="3392805" cy="146050"/>
                <wp:effectExtent l="0" t="0" r="0" b="0"/>
                <wp:wrapNone/>
                <wp:docPr id="108" name="Shape3"/>
                <a:graphic xmlns:a="http://schemas.openxmlformats.org/drawingml/2006/main">
                  <a:graphicData uri="http://schemas.microsoft.com/office/word/2010/wordprocessingShape">
                    <wps:wsp>
                      <wps:cNvSpPr/>
                      <wps:spPr>
                        <a:xfrm>
                          <a:off x="0" y="0"/>
                          <a:ext cx="3392280" cy="145440"/>
                        </a:xfrm>
                        <a:prstGeom prst="rect">
                          <a:avLst/>
                        </a:prstGeom>
                        <a:noFill/>
                        <a:ln>
                          <a:noFill/>
                        </a:ln>
                      </wps:spPr>
                      <wps:style>
                        <a:lnRef idx="0"/>
                        <a:fillRef idx="0"/>
                        <a:effectRef idx="0"/>
                        <a:fontRef idx="minor"/>
                      </wps:style>
                      <wps:txb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616" w:author="Unknown Author" w:date="2021-12-10T10:52:31Z">
                              <w:r>
                                <w:rPr>
                                  <w:rFonts w:cs="Times New Roman" w:ascii="Times New Roman" w:hAnsi="Times New Roman"/>
                                  <w:color w:val="000000"/>
                                  <w:sz w:val="20"/>
                                  <w:szCs w:val="11"/>
                                </w:rPr>
                                <w:delText>4</w:delText>
                              </w:r>
                            </w:del>
                            <w:ins w:id="617"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7.05pt;height:11.4pt">
                <w10:wrap type="square"/>
                <v:fill o:detectmouseclick="t" on="false"/>
                <v:stroke color="#3465a4" joinstyle="round" endcap="flat"/>
                <v:textbox>
                  <w:txbxContent>
                    <w:p>
                      <w:pPr>
                        <w:pStyle w:val="FrameContents"/>
                        <w:overflowPunct w:val="fals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618" w:author="Unknown Author" w:date="2021-12-10T10:52:31Z">
                        <w:r>
                          <w:rPr>
                            <w:rFonts w:cs="Times New Roman" w:ascii="Times New Roman" w:hAnsi="Times New Roman"/>
                            <w:color w:val="000000"/>
                            <w:sz w:val="20"/>
                            <w:szCs w:val="11"/>
                          </w:rPr>
                          <w:delText>4</w:delText>
                        </w:r>
                      </w:del>
                      <w:ins w:id="619"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v:textbox>
              </v:rect>
            </w:pict>
          </mc:Fallback>
        </mc:AlternateContent>
        <w:drawing>
          <wp:anchor behindDoc="0" distT="0" distB="0" distL="0" distR="0" simplePos="0" locked="0" layoutInCell="1" allowOverlap="1" relativeHeight="13">
            <wp:simplePos x="0" y="0"/>
            <wp:positionH relativeFrom="column">
              <wp:posOffset>168910</wp:posOffset>
            </wp:positionH>
            <wp:positionV relativeFrom="paragraph">
              <wp:posOffset>-163195</wp:posOffset>
            </wp:positionV>
            <wp:extent cx="5829300" cy="257175"/>
            <wp:effectExtent l="0" t="0" r="0" b="0"/>
            <wp:wrapSquare wrapText="largest"/>
            <wp:docPr id="1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 descr=""/>
                    <pic:cNvPicPr>
                      <a:picLocks noChangeAspect="1" noChangeArrowheads="1"/>
                    </pic:cNvPicPr>
                  </pic:nvPicPr>
                  <pic:blipFill>
                    <a:blip r:embed="rId12"/>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620" w:author="Unknown Author" w:date="2021-12-09T12:28:00Z">
        <w:r>
          <w:rPr>
            <w:rFonts w:cs="Times New Roman" w:ascii="Times New Roman" w:hAnsi="Times New Roman"/>
            <w:b/>
            <w:bCs/>
            <w:sz w:val="24"/>
            <w:szCs w:val="24"/>
          </w:rPr>
          <w:commentReference w:id="18"/>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621"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622"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623"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624"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625"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626"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22">
            <wp:simplePos x="0" y="0"/>
            <wp:positionH relativeFrom="column">
              <wp:posOffset>1257300</wp:posOffset>
            </wp:positionH>
            <wp:positionV relativeFrom="paragraph">
              <wp:posOffset>-129540</wp:posOffset>
            </wp:positionV>
            <wp:extent cx="2857500" cy="1600200"/>
            <wp:effectExtent l="0" t="0" r="0" b="0"/>
            <wp:wrapSquare wrapText="largest"/>
            <wp:docPr id="1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4" descr=""/>
                    <pic:cNvPicPr>
                      <a:picLocks noChangeAspect="1" noChangeArrowheads="1"/>
                    </pic:cNvPicPr>
                  </pic:nvPicPr>
                  <pic:blipFill>
                    <a:blip r:embed="rId13"/>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3">
                <wp:simplePos x="0" y="0"/>
                <wp:positionH relativeFrom="column">
                  <wp:posOffset>1259840</wp:posOffset>
                </wp:positionH>
                <wp:positionV relativeFrom="paragraph">
                  <wp:posOffset>-254000</wp:posOffset>
                </wp:positionV>
                <wp:extent cx="3816350" cy="316230"/>
                <wp:effectExtent l="0" t="0" r="0" b="0"/>
                <wp:wrapNone/>
                <wp:docPr id="112" name="Shape32"/>
                <a:graphic xmlns:a="http://schemas.openxmlformats.org/drawingml/2006/main">
                  <a:graphicData uri="http://schemas.microsoft.com/office/word/2010/wordprocessingShape">
                    <wps:wsp>
                      <wps:cNvSpPr/>
                      <wps:spPr>
                        <a:xfrm>
                          <a:off x="0" y="0"/>
                          <a:ext cx="3815640" cy="31572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szCs w:val="24"/>
                              </w:rPr>
                              <w:t xml:space="preserve">Figure </w:t>
                            </w:r>
                            <w:del w:id="627" w:author="Unknown Author" w:date="2021-12-10T10:52:36Z">
                              <w:r>
                                <w:rPr>
                                  <w:color w:val="000000"/>
                                  <w:sz w:val="20"/>
                                  <w:szCs w:val="24"/>
                                </w:rPr>
                                <w:delText>5</w:delText>
                              </w:r>
                            </w:del>
                            <w:ins w:id="628" w:author="Unknown Author" w:date="2021-12-10T10:52:37Z">
                              <w:r>
                                <w:rPr>
                                  <w:color w:val="000000"/>
                                  <w:sz w:val="20"/>
                                  <w:szCs w:val="24"/>
                                </w:rPr>
                                <w:t>9</w:t>
                              </w:r>
                            </w:ins>
                            <w:r>
                              <w:rPr>
                                <w:color w:val="000000"/>
                                <w:sz w:val="20"/>
                                <w:szCs w:val="24"/>
                              </w:rPr>
                              <w:t>: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0.4pt;height:24.8pt">
                <w10:wrap type="square"/>
                <v:fill o:detectmouseclick="t" on="false"/>
                <v:stroke color="#3465a4" joinstyle="round" endcap="flat"/>
                <v:textbox>
                  <w:txbxContent>
                    <w:p>
                      <w:pPr>
                        <w:pStyle w:val="FrameContents"/>
                        <w:overflowPunct w:val="false"/>
                        <w:rPr>
                          <w:color w:val="000000"/>
                        </w:rPr>
                      </w:pPr>
                      <w:r>
                        <w:rPr>
                          <w:color w:val="000000"/>
                          <w:sz w:val="20"/>
                          <w:szCs w:val="24"/>
                        </w:rPr>
                        <w:t xml:space="preserve">Figure </w:t>
                      </w:r>
                      <w:del w:id="629" w:author="Unknown Author" w:date="2021-12-10T10:52:36Z">
                        <w:r>
                          <w:rPr>
                            <w:color w:val="000000"/>
                            <w:sz w:val="20"/>
                            <w:szCs w:val="24"/>
                          </w:rPr>
                          <w:delText>5</w:delText>
                        </w:r>
                      </w:del>
                      <w:ins w:id="630" w:author="Unknown Author" w:date="2021-12-10T10:52:37Z">
                        <w:r>
                          <w:rPr>
                            <w:color w:val="000000"/>
                            <w:sz w:val="20"/>
                            <w:szCs w:val="24"/>
                          </w:rPr>
                          <w:t>9</w:t>
                        </w:r>
                      </w:ins>
                      <w:r>
                        <w:rPr>
                          <w:color w:val="000000"/>
                          <w:sz w:val="20"/>
                          <w:szCs w:val="24"/>
                        </w:rPr>
                        <w:t>: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636" w:author="Unknown Author" w:date="2021-10-31T13:12:45Z"/>
        </w:rPr>
      </w:pPr>
      <w:ins w:id="631" w:author="Unknown Author" w:date="2021-10-31T13:13:10Z">
        <w:r>
          <w:rPr>
            <w:rFonts w:ascii="Times New Roman" w:hAnsi="Times New Roman"/>
          </w:rPr>
          <w:tab/>
        </w:r>
      </w:ins>
      <w:ins w:id="632"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633"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634" w:author="Unknown Author" w:date="2021-10-31T13:12:45Z">
        <w:bookmarkStart w:id="45"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635" w:author="Unknown Author" w:date="2021-10-31T13:12:45Z">
        <w:bookmarkEnd w:id="45"/>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637"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57900" cy="285750"/>
            <wp:effectExtent l="0" t="0" r="0" b="0"/>
            <wp:wrapSquare wrapText="largest"/>
            <wp:docPr id="1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 descr=""/>
                    <pic:cNvPicPr>
                      <a:picLocks noChangeAspect="1" noChangeArrowheads="1"/>
                    </pic:cNvPicPr>
                  </pic:nvPicPr>
                  <pic:blipFill>
                    <a:blip r:embed="rId14"/>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638" w:author="Unknown Author" w:date="2021-10-31T13:13:42Z">
        <w:r>
          <w:rPr>
            <w:rFonts w:cs="Times New Roman" w:ascii="Times New Roman" w:hAnsi="Times New Roman"/>
            <w:b w:val="false"/>
            <w:bCs w:val="false"/>
            <w:sz w:val="20"/>
            <w:szCs w:val="24"/>
          </w:rPr>
          <w:delText>5</w:delText>
        </w:r>
      </w:del>
      <w:ins w:id="639" w:author="Unknown Author" w:date="2021-12-10T10:52:42Z">
        <w:r>
          <w:rPr>
            <w:rFonts w:cs="Times New Roman" w:ascii="Times New Roman" w:hAnsi="Times New Roman"/>
            <w:b w:val="false"/>
            <w:bCs w:val="false"/>
            <w:sz w:val="20"/>
            <w:szCs w:val="24"/>
          </w:rPr>
          <w:t>10</w:t>
        </w:r>
      </w:ins>
      <w:r>
        <w:rPr>
          <w:rFonts w:cs="Times New Roman" w:ascii="Times New Roman" w:hAnsi="Times New Roman"/>
          <w:b w:val="false"/>
          <w:bCs w:val="false"/>
          <w:sz w:val="20"/>
          <w:szCs w:val="24"/>
        </w:rPr>
        <w:t>:Command for logging dataset</w:t>
      </w:r>
      <w:del w:id="640" w:author="Unknown Author" w:date="2021-12-10T10:52:54Z">
        <w:r>
          <w:rPr>
            <w:rFonts w:cs="Times New Roman" w:ascii="Times New Roman" w:hAnsi="Times New Roman"/>
            <w:b w:val="false"/>
            <w:bCs w:val="false"/>
            <w:sz w:val="20"/>
            <w:szCs w:val="24"/>
          </w:rPr>
          <w:commentReference w:id="19"/>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6"/>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r>
        <w:rPr/>
        <w:commentReference w:id="20"/>
      </w:r>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642" w:author="Unknown Author" w:date="2021-10-29T15:52:39Z"/>
          <w:b w:val="false"/>
          <w:b w:val="false"/>
          <w:bCs w:val="false"/>
          <w:sz w:val="24"/>
        </w:rPr>
      </w:pPr>
      <w:ins w:id="641"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644" w:author="Unknown Author" w:date="2021-11-08T14:30:15Z"/>
          <w:b w:val="false"/>
          <w:b w:val="false"/>
          <w:bCs w:val="false"/>
          <w:sz w:val="24"/>
        </w:rPr>
      </w:pPr>
      <w:ins w:id="643"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7"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7"/>
    </w:p>
    <w:p>
      <w:pPr>
        <w:pStyle w:val="Normal"/>
        <w:bidi w:val="0"/>
        <w:spacing w:lineRule="auto" w:line="480" w:before="0" w:after="159"/>
        <w:ind w:left="0" w:right="0" w:hanging="0"/>
        <w:jc w:val="both"/>
        <w:rPr>
          <w:b/>
          <w:b/>
          <w:bCs/>
          <w:del w:id="646" w:author="Unknown Author" w:date="2021-11-07T11:22:20Z"/>
        </w:rPr>
      </w:pPr>
      <w:ins w:id="645" w:author="Unknown Author" w:date="2021-11-07T11:22:12Z">
        <w:r>
          <w:rPr>
            <w:b/>
            <w:bCs/>
          </w:rPr>
          <w:t>Ethical Consideration</w:t>
        </w:r>
      </w:ins>
    </w:p>
    <w:p>
      <w:pPr>
        <w:pStyle w:val="Normal"/>
        <w:bidi w:val="0"/>
        <w:spacing w:lineRule="auto" w:line="480" w:before="0" w:after="159"/>
        <w:ind w:left="0" w:right="0" w:hanging="0"/>
        <w:jc w:val="both"/>
        <w:rPr>
          <w:b/>
          <w:b/>
          <w:bCs/>
          <w:ins w:id="648" w:author="Unknown Author" w:date="2021-11-07T11:38:40Z"/>
        </w:rPr>
      </w:pPr>
      <w:ins w:id="647" w:author="Unknown Author" w:date="2021-11-07T11:38:40Z">
        <w:r>
          <w:rPr/>
        </w:r>
      </w:ins>
    </w:p>
    <w:p>
      <w:pPr>
        <w:pStyle w:val="Normal"/>
        <w:bidi w:val="0"/>
        <w:spacing w:lineRule="auto" w:line="480" w:before="0" w:after="159"/>
        <w:ind w:left="0" w:right="0" w:hanging="0"/>
        <w:jc w:val="both"/>
        <w:rPr>
          <w:rFonts w:ascii="Times New Roman" w:hAnsi="Times New Roman"/>
          <w:b/>
          <w:b/>
          <w:bCs/>
        </w:rPr>
      </w:pPr>
      <w:ins w:id="649"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48"/>
    </w:p>
    <w:p>
      <w:pPr>
        <w:pStyle w:val="Normal"/>
        <w:bidi w:val="0"/>
        <w:spacing w:lineRule="auto" w:line="480" w:before="0" w:after="159"/>
        <w:ind w:left="0" w:right="0" w:hanging="0"/>
        <w:jc w:val="both"/>
        <w:rPr>
          <w:rFonts w:ascii="Times New Roman" w:hAnsi="Times New Roman"/>
          <w:ins w:id="651" w:author="Unknown Author" w:date="2021-11-08T14:31:45Z"/>
          <w:b/>
          <w:b/>
          <w:bCs/>
        </w:rPr>
      </w:pPr>
      <w:ins w:id="650" w:author="Unknown Author" w:date="2021-11-08T14:31:45Z">
        <w:r>
          <w:rPr>
            <w:b/>
            <w:bCs/>
          </w:rPr>
          <w:t>Factor Analysis</w:t>
        </w:r>
      </w:ins>
    </w:p>
    <w:p>
      <w:pPr>
        <w:pStyle w:val="Normal"/>
        <w:bidi w:val="0"/>
        <w:spacing w:lineRule="auto" w:line="480" w:before="0" w:after="159"/>
        <w:ind w:left="0" w:right="0" w:hanging="0"/>
        <w:jc w:val="both"/>
        <w:rPr>
          <w:rFonts w:ascii="Times New Roman" w:hAnsi="Times New Roman"/>
          <w:ins w:id="654" w:author="Unknown Author" w:date="2021-12-06T12:02:10Z"/>
          <w:b/>
          <w:b/>
          <w:bCs/>
        </w:rPr>
      </w:pPr>
      <w:ins w:id="652" w:author="Unknown Author" w:date="2021-11-08T14:31:45Z">
        <w:r>
          <w:rPr>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653" w:author="Unknown Author" w:date="2021-11-08T14:31:45Z">
        <w:r>
          <w:rPr>
            <w:rFonts w:eastAsia="Noto Serif CJK SC" w:cs="Lohit Devanagari"/>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656" w:author="Unknown Author" w:date="2021-12-06T12:02:10Z"/>
          <w:b/>
          <w:b/>
          <w:bCs/>
        </w:rPr>
      </w:pPr>
      <w:ins w:id="655"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658" w:author="Unknown Author" w:date="2021-12-06T12:02:10Z"/>
          <w:b/>
          <w:b/>
          <w:bCs/>
        </w:rPr>
      </w:pPr>
      <w:ins w:id="657"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59"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60"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61"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62"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63"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664" w:author="Unknown Author" w:date="2021-11-08T14:31:45Z">
              <w:bookmarkStart w:id="49" w:name="__DdeLink__4282_2553731591"/>
              <w:r>
                <w:rPr>
                  <w:sz w:val="24"/>
                  <w:szCs w:val="24"/>
                </w:rPr>
                <w:t>Transfer   Itr</w:t>
              </w:r>
            </w:ins>
            <w:ins w:id="665" w:author="Unknown Author" w:date="2021-12-03T15:16:41Z">
              <w:r>
                <w:rPr>
                  <w:sz w:val="24"/>
                  <w:szCs w:val="24"/>
                </w:rPr>
                <w:t>1</w:t>
              </w:r>
            </w:ins>
            <w:bookmarkEnd w:id="49"/>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667" w:author="Unknown Author" w:date="2021-12-03T15:17:30Z"/>
              </w:rPr>
            </w:pPr>
            <w:ins w:id="666" w:author="Unknown Author" w:date="2021-12-03T15:17:30Z">
              <w:r>
                <w:rPr>
                  <w:sz w:val="24"/>
                  <w:szCs w:val="24"/>
                </w:rPr>
                <w:t>Transfer</w:t>
              </w:r>
            </w:ins>
          </w:p>
          <w:p>
            <w:pPr>
              <w:pStyle w:val="Normal"/>
              <w:widowControl w:val="false"/>
              <w:tabs>
                <w:tab w:val="clear" w:pos="709"/>
              </w:tabs>
              <w:jc w:val="both"/>
              <w:rPr>
                <w:sz w:val="24"/>
                <w:szCs w:val="24"/>
              </w:rPr>
            </w:pPr>
            <w:ins w:id="668"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9"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0"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71"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2"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3"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4"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5"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76"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7"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8"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9"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0" w:author="Unknown Author" w:date="2021-11-08T14:31:45Z">
              <w:r>
                <w:rPr/>
                <w:t>Latency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81"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2"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3"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4"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5"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86"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7"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8"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9"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90" w:author="Unknown Author" w:date="2021-11-08T14:31:45Z">
              <w:r>
                <w:rPr/>
                <w:t>Latency Itr4.4</w:t>
              </w:r>
            </w:ins>
          </w:p>
        </w:tc>
      </w:tr>
    </w:tbl>
    <w:p>
      <w:pPr>
        <w:pStyle w:val="Normal"/>
        <w:jc w:val="both"/>
        <w:rPr>
          <w:rFonts w:ascii="Times New Roman" w:hAnsi="Times New Roman" w:cs="Times New Roman"/>
          <w:ins w:id="692" w:author="Unknown Author" w:date="2021-11-08T14:31:45Z"/>
          <w:b/>
          <w:b/>
          <w:bCs/>
          <w:sz w:val="24"/>
          <w:szCs w:val="24"/>
        </w:rPr>
      </w:pPr>
      <w:ins w:id="691"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694" w:author="Unknown Author" w:date="2021-11-08T14:31:45Z"/>
          <w:b/>
          <w:b/>
          <w:bCs/>
          <w:sz w:val="24"/>
          <w:szCs w:val="24"/>
        </w:rPr>
      </w:pPr>
      <w:ins w:id="693"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698" w:author="Unknown Author" w:date="2021-11-01T18:06:40Z"/>
          <w:b/>
          <w:b/>
          <w:bCs/>
          <w:sz w:val="24"/>
          <w:szCs w:val="24"/>
        </w:rPr>
      </w:pPr>
      <w:ins w:id="695" w:author="Unknown Author" w:date="2021-11-01T15:28:08Z">
        <w:r>
          <w:rPr>
            <w:rFonts w:cs="Times New Roman" w:ascii="Times New Roman" w:hAnsi="Times New Roman"/>
            <w:b/>
            <w:bCs/>
            <w:sz w:val="24"/>
            <w:szCs w:val="24"/>
          </w:rPr>
          <w:t>Statistical Treatment</w:t>
        </w:r>
      </w:ins>
      <w:del w:id="696" w:author="Unknown Author" w:date="2021-11-01T15:28:04Z">
        <w:r>
          <w:rPr>
            <w:rFonts w:cs="Times New Roman" w:ascii="Times New Roman" w:hAnsi="Times New Roman"/>
            <w:b w:val="false"/>
            <w:bCs w:val="false"/>
            <w:sz w:val="24"/>
            <w:szCs w:val="24"/>
          </w:rPr>
          <w:delText xml:space="preserve"> </w:delText>
        </w:r>
      </w:del>
      <w:del w:id="697"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700" w:author="Unknown Author" w:date="2021-11-01T18:06:36Z"/>
        </w:rPr>
      </w:pPr>
      <w:ins w:id="699"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true"/>
        <w:bidi w:val="0"/>
        <w:spacing w:lineRule="auto" w:line="480" w:before="0" w:after="159"/>
        <w:ind w:left="0" w:right="0" w:hanging="0"/>
        <w:jc w:val="both"/>
        <w:rPr>
          <w:rFonts w:ascii="Times New Roman" w:hAnsi="Times New Roman" w:cs="Times New Roman"/>
          <w:b/>
          <w:b/>
          <w:bCs/>
          <w:sz w:val="24"/>
          <w:szCs w:val="24"/>
          <w:del w:id="702" w:author="Unknown Author" w:date="2021-11-01T15:27:57Z"/>
        </w:rPr>
      </w:pPr>
      <w:del w:id="701"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704" w:author="Unknown Author" w:date="2021-11-01T15:27:57Z"/>
        </w:rPr>
      </w:pPr>
      <w:del w:id="703" w:author="Unknown Author" w:date="2021-11-01T15:27:57Z">
        <w:r>
          <w:rPr>
            <w:sz w:val="20"/>
            <w:szCs w:val="24"/>
          </w:rPr>
        </w:r>
      </w:del>
    </w:p>
    <w:p>
      <w:pPr>
        <w:pStyle w:val="Normal"/>
        <w:bidi w:val="0"/>
        <w:spacing w:lineRule="auto" w:line="480" w:before="0" w:after="159"/>
        <w:ind w:left="0" w:right="0" w:hanging="0"/>
        <w:jc w:val="both"/>
        <w:rPr>
          <w:sz w:val="20"/>
          <w:szCs w:val="24"/>
          <w:del w:id="706" w:author="Unknown Author" w:date="2021-11-01T15:27:57Z"/>
        </w:rPr>
      </w:pPr>
      <w:del w:id="705" w:author="Unknown Author" w:date="2021-11-01T15:27:57Z">
        <w:r>
          <w:rPr>
            <w:sz w:val="20"/>
            <w:szCs w:val="24"/>
          </w:rPr>
        </w:r>
      </w:del>
    </w:p>
    <w:p>
      <w:pPr>
        <w:pStyle w:val="Normal"/>
        <w:bidi w:val="0"/>
        <w:spacing w:lineRule="auto" w:line="480" w:before="0" w:after="159"/>
        <w:ind w:left="0" w:right="0" w:hanging="0"/>
        <w:jc w:val="both"/>
        <w:rPr>
          <w:sz w:val="20"/>
          <w:szCs w:val="24"/>
          <w:del w:id="708" w:author="Unknown Author" w:date="2021-11-01T15:27:57Z"/>
        </w:rPr>
      </w:pPr>
      <w:del w:id="707" w:author="Unknown Author" w:date="2021-11-01T15:27:57Z">
        <w:r>
          <w:rPr>
            <w:sz w:val="20"/>
            <w:szCs w:val="24"/>
          </w:rPr>
        </w:r>
      </w:del>
    </w:p>
    <w:p>
      <w:pPr>
        <w:pStyle w:val="Normal"/>
        <w:bidi w:val="0"/>
        <w:spacing w:lineRule="auto" w:line="480" w:before="0" w:after="159"/>
        <w:ind w:left="0" w:right="0" w:hanging="0"/>
        <w:jc w:val="both"/>
        <w:rPr>
          <w:sz w:val="20"/>
          <w:szCs w:val="24"/>
          <w:del w:id="710" w:author="Unknown Author" w:date="2021-11-01T15:27:57Z"/>
        </w:rPr>
      </w:pPr>
      <w:del w:id="709"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712" w:author="Unknown Author" w:date="2021-11-01T15:27:57Z"/>
        </w:rPr>
      </w:pPr>
      <w:del w:id="71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4" w:author="Unknown Author" w:date="2021-11-01T15:27:57Z"/>
        </w:rPr>
      </w:pPr>
      <w:del w:id="713"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716" w:author="Unknown Author" w:date="2021-11-01T15:27:57Z"/>
        </w:rPr>
      </w:pPr>
      <w:del w:id="71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8" w:author="Unknown Author" w:date="2021-11-01T15:27:57Z"/>
        </w:rPr>
      </w:pPr>
      <w:del w:id="71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0" w:author="Unknown Author" w:date="2021-11-01T15:27:57Z"/>
        </w:rPr>
      </w:pPr>
      <w:del w:id="71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2" w:author="Unknown Author" w:date="2021-11-01T15:27:57Z"/>
        </w:rPr>
      </w:pPr>
      <w:del w:id="72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4" w:author="Unknown Author" w:date="2021-11-01T15:27:57Z"/>
        </w:rPr>
      </w:pPr>
      <w:del w:id="723"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726" w:author="Unknown Author" w:date="2021-11-01T15:27:57Z"/>
        </w:rPr>
      </w:pPr>
      <w:del w:id="72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8" w:author="Unknown Author" w:date="2021-11-01T15:27:57Z"/>
        </w:rPr>
      </w:pPr>
      <w:del w:id="72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0" w:author="Unknown Author" w:date="2021-11-01T15:27:57Z"/>
        </w:rPr>
      </w:pPr>
      <w:del w:id="72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2" w:author="Unknown Author" w:date="2021-11-01T15:27:57Z"/>
        </w:rPr>
      </w:pPr>
      <w:del w:id="73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4" w:author="Unknown Author" w:date="2021-11-01T15:27:57Z"/>
        </w:rPr>
      </w:pPr>
      <w:del w:id="73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6" w:author="Unknown Author" w:date="2021-11-01T15:27:57Z"/>
        </w:rPr>
      </w:pPr>
      <w:del w:id="73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8" w:author="Unknown Author" w:date="2021-11-01T15:27:57Z"/>
        </w:rPr>
      </w:pPr>
      <w:del w:id="73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40" w:author="Unknown Author" w:date="2021-11-01T15:27:57Z"/>
        </w:rPr>
      </w:pPr>
      <w:del w:id="739"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742" w:author="Unknown Author" w:date="2021-11-01T15:27:57Z"/>
        </w:rPr>
      </w:pPr>
      <w:del w:id="74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744" w:author="Unknown Author" w:date="2021-11-01T15:27:57Z"/>
        </w:rPr>
      </w:pPr>
      <w:del w:id="743"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746" w:author="Unknown Author" w:date="2021-11-01T15:27:57Z"/>
        </w:rPr>
      </w:pPr>
      <w:del w:id="74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48" w:author="Unknown Author" w:date="2021-11-01T15:27:57Z"/>
        </w:rPr>
      </w:pPr>
      <w:del w:id="74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50" w:author="Unknown Author" w:date="2021-11-01T15:27:57Z"/>
        </w:rPr>
      </w:pPr>
      <w:del w:id="749"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752" w:author="Unknown Author" w:date="2021-11-01T18:06:24Z"/>
          <w:b w:val="false"/>
          <w:b w:val="false"/>
          <w:bCs w:val="false"/>
          <w:sz w:val="24"/>
          <w:szCs w:val="24"/>
        </w:rPr>
      </w:pPr>
      <w:ins w:id="751" w:author="Unknown Author" w:date="2021-11-01T18:06:24Z">
        <w:r>
          <w:rPr/>
        </w:r>
      </w:ins>
    </w:p>
    <w:p>
      <w:pPr>
        <w:pStyle w:val="Normal"/>
        <w:jc w:val="both"/>
        <w:rPr>
          <w:rFonts w:ascii="Times New Roman" w:hAnsi="Times New Roman"/>
          <w:ins w:id="754" w:author="Unknown Author" w:date="2021-11-01T18:05:53Z"/>
        </w:rPr>
      </w:pPr>
      <w:ins w:id="753" w:author="Unknown Author" w:date="2021-11-01T18:05:53Z">
        <w:r>
          <w:rPr>
            <w:rFonts w:ascii="Times New Roman" w:hAnsi="Times New Roman"/>
          </w:rPr>
          <w:drawing>
            <wp:anchor behindDoc="0" distT="0" distB="0" distL="0" distR="0" simplePos="0" locked="0" layoutInCell="1" allowOverlap="1" relativeHeight="39">
              <wp:simplePos x="0" y="0"/>
              <wp:positionH relativeFrom="column">
                <wp:posOffset>775970</wp:posOffset>
              </wp:positionH>
              <wp:positionV relativeFrom="paragraph">
                <wp:posOffset>-184785</wp:posOffset>
              </wp:positionV>
              <wp:extent cx="4175125" cy="2148205"/>
              <wp:effectExtent l="0" t="0" r="0" b="0"/>
              <wp:wrapSquare wrapText="largest"/>
              <wp:docPr id="1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3" descr=""/>
                      <pic:cNvPicPr>
                        <a:picLocks noChangeAspect="1" noChangeArrowheads="1"/>
                      </pic:cNvPicPr>
                    </pic:nvPicPr>
                    <pic:blipFill>
                      <a:blip r:embed="rId15"/>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756" w:author="Unknown Author" w:date="2021-11-01T18:05:53Z"/>
        </w:rPr>
      </w:pPr>
      <w:ins w:id="755"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758" w:author="Unknown Author" w:date="2021-12-10T10:53:33Z"/>
          <w:i/>
          <w:i/>
          <w:iCs/>
          <w:sz w:val="20"/>
          <w:szCs w:val="24"/>
        </w:rPr>
      </w:pPr>
      <w:del w:id="757"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761" w:author="Unknown Author" w:date="2021-11-03T09:49:29Z"/>
          <w:sz w:val="16"/>
          <w:szCs w:val="24"/>
        </w:rPr>
      </w:pPr>
      <w:ins w:id="759" w:author="Unknown Author" w:date="2021-12-10T10:53:33Z">
        <w:r>
          <w:rPr>
            <w:rFonts w:ascii="Times New Roman" w:hAnsi="Times New Roman"/>
            <w:sz w:val="16"/>
            <w:szCs w:val="24"/>
          </w:rPr>
          <w:t>Figure 11: mathematical formula of Pearson’s coeffi</w:t>
        </w:r>
      </w:ins>
      <w:ins w:id="760"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765" w:author="Unknown Author" w:date="2021-11-03T09:53:00Z"/>
          <w:b/>
          <w:b/>
          <w:bCs/>
        </w:rPr>
      </w:pPr>
      <w:ins w:id="762" w:author="Unknown Author" w:date="2021-11-03T09:51:50Z">
        <w:r>
          <w:rPr>
            <w:rFonts w:ascii="Times New Roman" w:hAnsi="Times New Roman"/>
            <w:i w:val="false"/>
            <w:iCs w:val="false"/>
          </w:rPr>
          <w:t>The statistical test wo</w:t>
        </w:r>
      </w:ins>
      <w:ins w:id="763"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764"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766" w:author="Unknown Author" w:date="2021-11-03T09:53:00Z">
        <w:r>
          <w:rPr>
            <w:rFonts w:ascii="Times New Roman" w:hAnsi="Times New Roman"/>
            <w:b/>
            <w:bCs/>
            <w:i w:val="false"/>
            <w:iCs w:val="false"/>
          </w:rPr>
          <w:t>Descriptive S</w:t>
        </w:r>
      </w:ins>
      <w:ins w:id="767"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770" w:author="Unknown Author" w:date="2021-11-03T09:59:08Z"/>
          <w:b/>
          <w:b/>
          <w:bCs/>
        </w:rPr>
      </w:pPr>
      <w:ins w:id="768"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769"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771"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40">
                <wp:simplePos x="0" y="0"/>
                <wp:positionH relativeFrom="column">
                  <wp:posOffset>23495</wp:posOffset>
                </wp:positionH>
                <wp:positionV relativeFrom="paragraph">
                  <wp:posOffset>-61595</wp:posOffset>
                </wp:positionV>
                <wp:extent cx="4542790" cy="1635760"/>
                <wp:effectExtent l="0" t="0" r="0" b="0"/>
                <wp:wrapNone/>
                <wp:docPr id="116" name="Shape56"/>
                <a:graphic xmlns:a="http://schemas.openxmlformats.org/drawingml/2006/main">
                  <a:graphicData uri="http://schemas.microsoft.com/office/word/2010/wordprocessingShape">
                    <wps:wsp>
                      <wps:cNvSpPr/>
                      <wps:spPr>
                        <a:xfrm>
                          <a:off x="0" y="0"/>
                          <a:ext cx="4542120" cy="1635120"/>
                        </a:xfrm>
                        <a:prstGeom prst="rect">
                          <a:avLst/>
                        </a:prstGeom>
                        <a:noFill/>
                        <a:ln>
                          <a:noFill/>
                        </a:ln>
                      </wps:spPr>
                      <wps:style>
                        <a:lnRef idx="0"/>
                        <a:fillRef idx="0"/>
                        <a:effectRef idx="0"/>
                        <a:fontRef idx="minor"/>
                      </wps:style>
                      <wps:txbx>
                        <w:txbxContent>
                          <w:p>
                            <w:pPr>
                              <w:pStyle w:val="FrameContents"/>
                              <w:overflowPunct w:val="false"/>
                              <w:rPr>
                                <w:color w:val="000000"/>
                                <w:ins w:id="773" w:author="Unknown Author" w:date="2021-11-03T10:00:30Z"/>
                              </w:rPr>
                            </w:pPr>
                            <w:ins w:id="772" w:author="Unknown Author" w:date="2021-11-03T10:00:30Z">
                              <w:r>
                                <w:rPr>
                                  <w:color w:val="000000"/>
                                  <w:sz w:val="20"/>
                                </w:rPr>
                                <w:t>t %&gt;%</w:t>
                              </w:r>
                            </w:ins>
                          </w:p>
                          <w:p>
                            <w:pPr>
                              <w:pStyle w:val="FrameContents"/>
                              <w:overflowPunct w:val="false"/>
                              <w:rPr>
                                <w:color w:val="000000"/>
                                <w:ins w:id="776" w:author="Unknown Author" w:date="2021-11-03T10:00:30Z"/>
                              </w:rPr>
                            </w:pPr>
                            <w:ins w:id="774" w:author="Unknown Author" w:date="2021-11-03T10:00:30Z">
                              <w:r>
                                <w:rPr>
                                  <w:color w:val="000000"/>
                                  <w:sz w:val="20"/>
                                </w:rPr>
                                <w:t xml:space="preserve">  </w:t>
                              </w:r>
                            </w:ins>
                            <w:ins w:id="775" w:author="Unknown Author" w:date="2021-11-03T10:00:30Z">
                              <w:r>
                                <w:rPr>
                                  <w:color w:val="000000"/>
                                  <w:sz w:val="20"/>
                                </w:rPr>
                                <w:t>ggplot(aes(y=ping, x=time))+</w:t>
                              </w:r>
                            </w:ins>
                          </w:p>
                          <w:p>
                            <w:pPr>
                              <w:pStyle w:val="FrameContents"/>
                              <w:overflowPunct w:val="false"/>
                              <w:rPr>
                                <w:color w:val="000000"/>
                                <w:ins w:id="779" w:author="Unknown Author" w:date="2021-11-03T10:00:30Z"/>
                              </w:rPr>
                            </w:pPr>
                            <w:ins w:id="777" w:author="Unknown Author" w:date="2021-11-03T10:00:30Z">
                              <w:r>
                                <w:rPr>
                                  <w:color w:val="000000"/>
                                  <w:sz w:val="20"/>
                                </w:rPr>
                                <w:t xml:space="preserve">  </w:t>
                              </w:r>
                            </w:ins>
                            <w:ins w:id="778" w:author="Unknown Author" w:date="2021-11-03T10:00:30Z">
                              <w:r>
                                <w:rPr>
                                  <w:color w:val="000000"/>
                                  <w:sz w:val="20"/>
                                </w:rPr>
                                <w:t>ggtitle("Network Latency ")+ #formatting</w:t>
                              </w:r>
                            </w:ins>
                          </w:p>
                          <w:p>
                            <w:pPr>
                              <w:pStyle w:val="FrameContents"/>
                              <w:overflowPunct w:val="false"/>
                              <w:rPr>
                                <w:color w:val="000000"/>
                                <w:ins w:id="782" w:author="Unknown Author" w:date="2021-11-03T10:00:30Z"/>
                              </w:rPr>
                            </w:pPr>
                            <w:ins w:id="780" w:author="Unknown Author" w:date="2021-11-03T10:00:30Z">
                              <w:r>
                                <w:rPr>
                                  <w:color w:val="000000"/>
                                  <w:sz w:val="20"/>
                                </w:rPr>
                                <w:t xml:space="preserve">  </w:t>
                              </w:r>
                            </w:ins>
                            <w:ins w:id="781" w:author="Unknown Author" w:date="2021-11-03T10:00:30Z">
                              <w:r>
                                <w:rPr>
                                  <w:color w:val="000000"/>
                                  <w:sz w:val="20"/>
                                </w:rPr>
                                <w:t>labs(y = "Latency (ms)", x = "Time in seconds")+</w:t>
                              </w:r>
                            </w:ins>
                          </w:p>
                          <w:p>
                            <w:pPr>
                              <w:pStyle w:val="FrameContents"/>
                              <w:overflowPunct w:val="false"/>
                              <w:rPr>
                                <w:color w:val="000000"/>
                                <w:ins w:id="785" w:author="Unknown Author" w:date="2021-11-03T10:00:30Z"/>
                              </w:rPr>
                            </w:pPr>
                            <w:ins w:id="783" w:author="Unknown Author" w:date="2021-11-03T10:00:30Z">
                              <w:r>
                                <w:rPr>
                                  <w:color w:val="000000"/>
                                  <w:sz w:val="20"/>
                                </w:rPr>
                                <w:t xml:space="preserve">  </w:t>
                              </w:r>
                            </w:ins>
                            <w:ins w:id="784" w:author="Unknown Author" w:date="2021-11-03T10:00:30Z">
                              <w:r>
                                <w:rPr>
                                  <w:color w:val="000000"/>
                                  <w:sz w:val="20"/>
                                </w:rPr>
                                <w:t>theme(</w:t>
                              </w:r>
                            </w:ins>
                          </w:p>
                          <w:p>
                            <w:pPr>
                              <w:pStyle w:val="FrameContents"/>
                              <w:overflowPunct w:val="false"/>
                              <w:rPr>
                                <w:color w:val="000000"/>
                                <w:ins w:id="788" w:author="Unknown Author" w:date="2021-11-03T10:00:30Z"/>
                              </w:rPr>
                            </w:pPr>
                            <w:ins w:id="786" w:author="Unknown Author" w:date="2021-11-03T10:00:30Z">
                              <w:r>
                                <w:rPr>
                                  <w:color w:val="000000"/>
                                  <w:sz w:val="20"/>
                                </w:rPr>
                                <w:t xml:space="preserve">    </w:t>
                              </w:r>
                            </w:ins>
                            <w:ins w:id="787" w:author="Unknown Author" w:date="2021-11-03T10:00:30Z">
                              <w:r>
                                <w:rPr>
                                  <w:color w:val="000000"/>
                                  <w:sz w:val="20"/>
                                </w:rPr>
                                <w:t>axis.title.x = element_text(size = 10),</w:t>
                              </w:r>
                            </w:ins>
                          </w:p>
                          <w:p>
                            <w:pPr>
                              <w:pStyle w:val="FrameContents"/>
                              <w:overflowPunct w:val="false"/>
                              <w:rPr>
                                <w:color w:val="000000"/>
                                <w:ins w:id="791" w:author="Unknown Author" w:date="2021-11-03T10:00:30Z"/>
                              </w:rPr>
                            </w:pPr>
                            <w:ins w:id="789" w:author="Unknown Author" w:date="2021-11-03T10:00:30Z">
                              <w:r>
                                <w:rPr>
                                  <w:color w:val="000000"/>
                                  <w:sz w:val="20"/>
                                </w:rPr>
                                <w:t xml:space="preserve">    </w:t>
                              </w:r>
                            </w:ins>
                            <w:ins w:id="790" w:author="Unknown Author" w:date="2021-11-03T10:00:30Z">
                              <w:r>
                                <w:rPr>
                                  <w:color w:val="000000"/>
                                  <w:sz w:val="20"/>
                                </w:rPr>
                                <w:t>axis.title.y = element_text(size = 10))+</w:t>
                              </w:r>
                            </w:ins>
                          </w:p>
                          <w:p>
                            <w:pPr>
                              <w:pStyle w:val="FrameContents"/>
                              <w:overflowPunct w:val="false"/>
                              <w:rPr>
                                <w:color w:val="000000"/>
                                <w:ins w:id="794" w:author="Unknown Author" w:date="2021-11-03T10:00:30Z"/>
                              </w:rPr>
                            </w:pPr>
                            <w:ins w:id="792" w:author="Unknown Author" w:date="2021-11-03T10:00:30Z">
                              <w:r>
                                <w:rPr>
                                  <w:color w:val="000000"/>
                                  <w:sz w:val="20"/>
                                </w:rPr>
                                <w:t xml:space="preserve">  </w:t>
                              </w:r>
                            </w:ins>
                            <w:ins w:id="793" w:author="Unknown Author" w:date="2021-11-03T10:00:30Z">
                              <w:r>
                                <w:rPr>
                                  <w:color w:val="000000"/>
                                  <w:sz w:val="20"/>
                                </w:rPr>
                                <w:t>#scale_y_continuous(trans='log2')+ #log function for better view</w:t>
                              </w:r>
                            </w:ins>
                          </w:p>
                          <w:p>
                            <w:pPr>
                              <w:pStyle w:val="FrameContents"/>
                              <w:overflowPunct w:val="false"/>
                              <w:rPr>
                                <w:color w:val="000000"/>
                              </w:rPr>
                            </w:pPr>
                            <w:ins w:id="795" w:author="Unknown Author" w:date="2021-11-03T10:00:30Z">
                              <w:r>
                                <w:rPr>
                                  <w:color w:val="000000"/>
                                  <w:sz w:val="20"/>
                                </w:rPr>
                                <w:t xml:space="preserve">  </w:t>
                              </w:r>
                            </w:ins>
                            <w:ins w:id="796"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7.6pt;height:128.7pt">
                <w10:wrap type="square"/>
                <v:fill o:detectmouseclick="t" on="false"/>
                <v:stroke color="#3465a4" joinstyle="round" endcap="flat"/>
                <v:textbox>
                  <w:txbxContent>
                    <w:p>
                      <w:pPr>
                        <w:pStyle w:val="FrameContents"/>
                        <w:overflowPunct w:val="false"/>
                        <w:rPr>
                          <w:color w:val="000000"/>
                          <w:ins w:id="798" w:author="Unknown Author" w:date="2021-11-03T10:00:30Z"/>
                        </w:rPr>
                      </w:pPr>
                      <w:ins w:id="797" w:author="Unknown Author" w:date="2021-11-03T10:00:30Z">
                        <w:r>
                          <w:rPr>
                            <w:color w:val="000000"/>
                            <w:sz w:val="20"/>
                          </w:rPr>
                          <w:t>t %&gt;%</w:t>
                        </w:r>
                      </w:ins>
                    </w:p>
                    <w:p>
                      <w:pPr>
                        <w:pStyle w:val="FrameContents"/>
                        <w:overflowPunct w:val="false"/>
                        <w:rPr>
                          <w:color w:val="000000"/>
                          <w:ins w:id="801" w:author="Unknown Author" w:date="2021-11-03T10:00:30Z"/>
                        </w:rPr>
                      </w:pPr>
                      <w:ins w:id="799" w:author="Unknown Author" w:date="2021-11-03T10:00:30Z">
                        <w:r>
                          <w:rPr>
                            <w:color w:val="000000"/>
                            <w:sz w:val="20"/>
                          </w:rPr>
                          <w:t xml:space="preserve">  </w:t>
                        </w:r>
                      </w:ins>
                      <w:ins w:id="800" w:author="Unknown Author" w:date="2021-11-03T10:00:30Z">
                        <w:r>
                          <w:rPr>
                            <w:color w:val="000000"/>
                            <w:sz w:val="20"/>
                          </w:rPr>
                          <w:t>ggplot(aes(y=ping, x=time))+</w:t>
                        </w:r>
                      </w:ins>
                    </w:p>
                    <w:p>
                      <w:pPr>
                        <w:pStyle w:val="FrameContents"/>
                        <w:overflowPunct w:val="false"/>
                        <w:rPr>
                          <w:color w:val="000000"/>
                          <w:ins w:id="804" w:author="Unknown Author" w:date="2021-11-03T10:00:30Z"/>
                        </w:rPr>
                      </w:pPr>
                      <w:ins w:id="802" w:author="Unknown Author" w:date="2021-11-03T10:00:30Z">
                        <w:r>
                          <w:rPr>
                            <w:color w:val="000000"/>
                            <w:sz w:val="20"/>
                          </w:rPr>
                          <w:t xml:space="preserve">  </w:t>
                        </w:r>
                      </w:ins>
                      <w:ins w:id="803" w:author="Unknown Author" w:date="2021-11-03T10:00:30Z">
                        <w:r>
                          <w:rPr>
                            <w:color w:val="000000"/>
                            <w:sz w:val="20"/>
                          </w:rPr>
                          <w:t>ggtitle("Network Latency ")+ #formatting</w:t>
                        </w:r>
                      </w:ins>
                    </w:p>
                    <w:p>
                      <w:pPr>
                        <w:pStyle w:val="FrameContents"/>
                        <w:overflowPunct w:val="false"/>
                        <w:rPr>
                          <w:color w:val="000000"/>
                          <w:ins w:id="807" w:author="Unknown Author" w:date="2021-11-03T10:00:30Z"/>
                        </w:rPr>
                      </w:pPr>
                      <w:ins w:id="805" w:author="Unknown Author" w:date="2021-11-03T10:00:30Z">
                        <w:r>
                          <w:rPr>
                            <w:color w:val="000000"/>
                            <w:sz w:val="20"/>
                          </w:rPr>
                          <w:t xml:space="preserve">  </w:t>
                        </w:r>
                      </w:ins>
                      <w:ins w:id="806" w:author="Unknown Author" w:date="2021-11-03T10:00:30Z">
                        <w:r>
                          <w:rPr>
                            <w:color w:val="000000"/>
                            <w:sz w:val="20"/>
                          </w:rPr>
                          <w:t>labs(y = "Latency (ms)", x = "Time in seconds")+</w:t>
                        </w:r>
                      </w:ins>
                    </w:p>
                    <w:p>
                      <w:pPr>
                        <w:pStyle w:val="FrameContents"/>
                        <w:overflowPunct w:val="false"/>
                        <w:rPr>
                          <w:color w:val="000000"/>
                          <w:ins w:id="810" w:author="Unknown Author" w:date="2021-11-03T10:00:30Z"/>
                        </w:rPr>
                      </w:pPr>
                      <w:ins w:id="808" w:author="Unknown Author" w:date="2021-11-03T10:00:30Z">
                        <w:r>
                          <w:rPr>
                            <w:color w:val="000000"/>
                            <w:sz w:val="20"/>
                          </w:rPr>
                          <w:t xml:space="preserve">  </w:t>
                        </w:r>
                      </w:ins>
                      <w:ins w:id="809" w:author="Unknown Author" w:date="2021-11-03T10:00:30Z">
                        <w:r>
                          <w:rPr>
                            <w:color w:val="000000"/>
                            <w:sz w:val="20"/>
                          </w:rPr>
                          <w:t>theme(</w:t>
                        </w:r>
                      </w:ins>
                    </w:p>
                    <w:p>
                      <w:pPr>
                        <w:pStyle w:val="FrameContents"/>
                        <w:overflowPunct w:val="false"/>
                        <w:rPr>
                          <w:color w:val="000000"/>
                          <w:ins w:id="813" w:author="Unknown Author" w:date="2021-11-03T10:00:30Z"/>
                        </w:rPr>
                      </w:pPr>
                      <w:ins w:id="811" w:author="Unknown Author" w:date="2021-11-03T10:00:30Z">
                        <w:r>
                          <w:rPr>
                            <w:color w:val="000000"/>
                            <w:sz w:val="20"/>
                          </w:rPr>
                          <w:t xml:space="preserve">    </w:t>
                        </w:r>
                      </w:ins>
                      <w:ins w:id="812" w:author="Unknown Author" w:date="2021-11-03T10:00:30Z">
                        <w:r>
                          <w:rPr>
                            <w:color w:val="000000"/>
                            <w:sz w:val="20"/>
                          </w:rPr>
                          <w:t>axis.title.x = element_text(size = 10),</w:t>
                        </w:r>
                      </w:ins>
                    </w:p>
                    <w:p>
                      <w:pPr>
                        <w:pStyle w:val="FrameContents"/>
                        <w:overflowPunct w:val="false"/>
                        <w:rPr>
                          <w:color w:val="000000"/>
                          <w:ins w:id="816" w:author="Unknown Author" w:date="2021-11-03T10:00:30Z"/>
                        </w:rPr>
                      </w:pPr>
                      <w:ins w:id="814" w:author="Unknown Author" w:date="2021-11-03T10:00:30Z">
                        <w:r>
                          <w:rPr>
                            <w:color w:val="000000"/>
                            <w:sz w:val="20"/>
                          </w:rPr>
                          <w:t xml:space="preserve">    </w:t>
                        </w:r>
                      </w:ins>
                      <w:ins w:id="815" w:author="Unknown Author" w:date="2021-11-03T10:00:30Z">
                        <w:r>
                          <w:rPr>
                            <w:color w:val="000000"/>
                            <w:sz w:val="20"/>
                          </w:rPr>
                          <w:t>axis.title.y = element_text(size = 10))+</w:t>
                        </w:r>
                      </w:ins>
                    </w:p>
                    <w:p>
                      <w:pPr>
                        <w:pStyle w:val="FrameContents"/>
                        <w:overflowPunct w:val="false"/>
                        <w:rPr>
                          <w:color w:val="000000"/>
                          <w:ins w:id="819" w:author="Unknown Author" w:date="2021-11-03T10:00:30Z"/>
                        </w:rPr>
                      </w:pPr>
                      <w:ins w:id="817" w:author="Unknown Author" w:date="2021-11-03T10:00:30Z">
                        <w:r>
                          <w:rPr>
                            <w:color w:val="000000"/>
                            <w:sz w:val="20"/>
                          </w:rPr>
                          <w:t xml:space="preserve">  </w:t>
                        </w:r>
                      </w:ins>
                      <w:ins w:id="818" w:author="Unknown Author" w:date="2021-11-03T10:00:30Z">
                        <w:r>
                          <w:rPr>
                            <w:color w:val="000000"/>
                            <w:sz w:val="20"/>
                          </w:rPr>
                          <w:t>#scale_y_continuous(trans='log2')+ #log function for better view</w:t>
                        </w:r>
                      </w:ins>
                    </w:p>
                    <w:p>
                      <w:pPr>
                        <w:pStyle w:val="FrameContents"/>
                        <w:overflowPunct w:val="false"/>
                        <w:rPr>
                          <w:color w:val="000000"/>
                        </w:rPr>
                      </w:pPr>
                      <w:ins w:id="820" w:author="Unknown Author" w:date="2021-11-03T10:00:30Z">
                        <w:r>
                          <w:rPr>
                            <w:color w:val="000000"/>
                            <w:sz w:val="20"/>
                          </w:rPr>
                          <w:t xml:space="preserve">  </w:t>
                        </w:r>
                      </w:ins>
                      <w:ins w:id="821"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823" w:author="Unknown Author" w:date="2021-11-03T10:00:30Z"/>
          <w:b w:val="false"/>
          <w:b w:val="false"/>
          <w:bCs w:val="false"/>
          <w:i w:val="false"/>
          <w:i w:val="false"/>
          <w:iCs w:val="false"/>
        </w:rPr>
      </w:pPr>
      <w:ins w:id="822"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25" w:author="Unknown Author" w:date="2021-11-03T10:00:30Z"/>
          <w:b w:val="false"/>
          <w:b w:val="false"/>
          <w:bCs w:val="false"/>
          <w:i w:val="false"/>
          <w:i w:val="false"/>
          <w:iCs w:val="false"/>
        </w:rPr>
      </w:pPr>
      <w:ins w:id="824"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27" w:author="Unknown Author" w:date="2021-11-03T10:00:30Z"/>
          <w:b w:val="false"/>
          <w:b w:val="false"/>
          <w:bCs w:val="false"/>
          <w:i w:val="false"/>
          <w:i w:val="false"/>
          <w:iCs w:val="false"/>
        </w:rPr>
      </w:pPr>
      <w:ins w:id="826"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30" w:author="Unknown Author" w:date="2021-11-03T10:01:07Z"/>
          <w:b/>
          <w:b/>
          <w:bCs/>
        </w:rPr>
      </w:pPr>
      <w:ins w:id="828" w:author="Unknown Author" w:date="2021-11-03T10:00:30Z">
        <w:r>
          <w:rPr>
            <w:rFonts w:ascii="Times New Roman" w:hAnsi="Times New Roman"/>
            <w:b w:val="false"/>
            <w:bCs w:val="false"/>
            <w:i w:val="false"/>
            <w:iCs w:val="false"/>
          </w:rPr>
          <w:t>Where</w:t>
        </w:r>
      </w:ins>
      <w:ins w:id="829"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832" w:author="Unknown Author" w:date="2021-11-03T10:01:07Z"/>
          <w:b/>
          <w:b/>
          <w:bCs/>
        </w:rPr>
      </w:pPr>
      <w:ins w:id="831"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835" w:author="Unknown Author" w:date="2021-11-03T10:02:00Z"/>
          <w:b/>
          <w:b/>
          <w:bCs/>
        </w:rPr>
      </w:pPr>
      <w:ins w:id="833" w:author="Unknown Author" w:date="2021-11-03T10:01:07Z">
        <w:r>
          <w:rPr>
            <w:rFonts w:ascii="Times New Roman" w:hAnsi="Times New Roman"/>
            <w:b w:val="false"/>
            <w:bCs w:val="false"/>
            <w:i w:val="false"/>
            <w:iCs w:val="false"/>
          </w:rPr>
          <w:t>gg</w:t>
        </w:r>
      </w:ins>
      <w:ins w:id="834"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843" w:author="Unknown Author" w:date="2021-11-03T10:04:05Z"/>
          <w:b/>
          <w:b/>
          <w:bCs/>
        </w:rPr>
      </w:pPr>
      <w:ins w:id="836" w:author="Unknown Author" w:date="2021-11-03T10:02:00Z">
        <w:r>
          <w:rPr>
            <w:rFonts w:ascii="Times New Roman" w:hAnsi="Times New Roman"/>
            <w:b w:val="false"/>
            <w:bCs w:val="false"/>
            <w:i w:val="false"/>
            <w:iCs w:val="false"/>
          </w:rPr>
          <w:t>scale</w:t>
        </w:r>
      </w:ins>
      <w:ins w:id="837" w:author="Unknown Author" w:date="2021-11-03T10:03:00Z">
        <w:r>
          <w:rPr>
            <w:rFonts w:ascii="Times New Roman" w:hAnsi="Times New Roman"/>
            <w:b w:val="false"/>
            <w:bCs w:val="false"/>
            <w:i w:val="false"/>
            <w:iCs w:val="false"/>
          </w:rPr>
          <w:t>_y_continuous- for binary logarithm</w:t>
        </w:r>
      </w:ins>
      <w:ins w:id="838" w:author="Unknown Author" w:date="2021-11-03T10:04:05Z">
        <w:r>
          <w:rPr>
            <w:rFonts w:ascii="Times New Roman" w:hAnsi="Times New Roman"/>
            <w:b w:val="false"/>
            <w:bCs w:val="false"/>
            <w:i w:val="false"/>
            <w:iCs w:val="false"/>
          </w:rPr>
          <w:t xml:space="preserve"> which is equal to x = log</w:t>
        </w:r>
      </w:ins>
      <w:ins w:id="839" w:author="Unknown Author" w:date="2021-11-03T10:04:05Z">
        <w:r>
          <w:rPr>
            <w:rFonts w:ascii="Times New Roman" w:hAnsi="Times New Roman"/>
            <w:b w:val="false"/>
            <w:bCs w:val="false"/>
            <w:i w:val="false"/>
            <w:iCs w:val="false"/>
            <w:vertAlign w:val="subscript"/>
          </w:rPr>
          <w:t xml:space="preserve">2 </w:t>
        </w:r>
      </w:ins>
      <w:ins w:id="840" w:author="Unknown Author" w:date="2021-11-03T10:04:05Z">
        <w:r>
          <w:rPr>
            <w:rFonts w:ascii="Times New Roman" w:hAnsi="Times New Roman"/>
            <w:b w:val="false"/>
            <w:bCs w:val="false"/>
            <w:i w:val="false"/>
            <w:iCs w:val="false"/>
            <w:position w:val="0"/>
            <w:sz w:val="24"/>
            <w:sz w:val="24"/>
            <w:vertAlign w:val="baseline"/>
          </w:rPr>
          <w:t>or 2</w:t>
        </w:r>
      </w:ins>
      <w:ins w:id="841" w:author="Unknown Author" w:date="2021-11-03T10:04:05Z">
        <w:r>
          <w:rPr>
            <w:rFonts w:ascii="Times New Roman" w:hAnsi="Times New Roman"/>
            <w:b w:val="false"/>
            <w:bCs w:val="false"/>
            <w:i w:val="false"/>
            <w:iCs w:val="false"/>
            <w:vertAlign w:val="superscript"/>
          </w:rPr>
          <w:t xml:space="preserve">x </w:t>
        </w:r>
      </w:ins>
      <w:ins w:id="842"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844" w:author="Unknown Author" w:date="2021-11-03T10:04:05Z">
        <w:r>
          <w:rPr>
            <w:rFonts w:ascii="Times New Roman" w:hAnsi="Times New Roman"/>
            <w:b w:val="false"/>
            <w:bCs w:val="false"/>
            <w:i w:val="false"/>
            <w:iCs w:val="false"/>
            <w:position w:val="0"/>
            <w:sz w:val="24"/>
            <w:sz w:val="24"/>
            <w:vertAlign w:val="baseline"/>
          </w:rPr>
          <w:t>geom_line</w:t>
        </w:r>
      </w:ins>
      <w:ins w:id="845"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846" w:author="Unknown Author" w:date="2021-11-07T11:40:05Z">
        <w:r>
          <w:rPr>
            <w:rFonts w:ascii="Times New Roman" w:hAnsi="Times New Roman"/>
            <w:b w:val="false"/>
            <w:bCs w:val="false"/>
            <w:i w:val="false"/>
            <w:iCs w:val="false"/>
            <w:position w:val="0"/>
            <w:sz w:val="24"/>
            <w:sz w:val="24"/>
            <w:vertAlign w:val="baseline"/>
          </w:rPr>
          <w:tab/>
        </w:r>
      </w:ins>
      <w:ins w:id="847" w:author="Unknown Author" w:date="2021-11-03T10:10:07Z">
        <w:r>
          <w:rPr>
            <w:rFonts w:ascii="Times New Roman" w:hAnsi="Times New Roman"/>
            <w:b w:val="false"/>
            <w:bCs w:val="false"/>
            <w:i w:val="false"/>
            <w:iCs w:val="false"/>
            <w:position w:val="0"/>
            <w:sz w:val="24"/>
            <w:sz w:val="24"/>
            <w:vertAlign w:val="baseline"/>
          </w:rPr>
          <w:t>On line graph</w:t>
        </w:r>
      </w:ins>
      <w:ins w:id="848"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849"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850"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851"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41">
                <wp:simplePos x="0" y="0"/>
                <wp:positionH relativeFrom="column">
                  <wp:posOffset>156845</wp:posOffset>
                </wp:positionH>
                <wp:positionV relativeFrom="paragraph">
                  <wp:posOffset>-193040</wp:posOffset>
                </wp:positionV>
                <wp:extent cx="4542790" cy="3509645"/>
                <wp:effectExtent l="0" t="0" r="0" b="0"/>
                <wp:wrapNone/>
                <wp:docPr id="118" name="Shape56_0"/>
                <a:graphic xmlns:a="http://schemas.openxmlformats.org/drawingml/2006/main">
                  <a:graphicData uri="http://schemas.microsoft.com/office/word/2010/wordprocessingShape">
                    <wps:wsp>
                      <wps:cNvSpPr/>
                      <wps:spPr>
                        <a:xfrm>
                          <a:off x="0" y="0"/>
                          <a:ext cx="4542120" cy="3508920"/>
                        </a:xfrm>
                        <a:prstGeom prst="rect">
                          <a:avLst/>
                        </a:prstGeom>
                        <a:noFill/>
                        <a:ln>
                          <a:noFill/>
                        </a:ln>
                      </wps:spPr>
                      <wps:style>
                        <a:lnRef idx="0"/>
                        <a:fillRef idx="0"/>
                        <a:effectRef idx="0"/>
                        <a:fontRef idx="minor"/>
                      </wps:style>
                      <wps:txbx>
                        <w:txbxContent>
                          <w:p>
                            <w:pPr>
                              <w:pStyle w:val="FrameContents"/>
                              <w:overflowPunct w:val="false"/>
                              <w:rPr>
                                <w:color w:val="000000"/>
                                <w:ins w:id="853" w:author="Unknown Author" w:date="2021-11-03T10:15:05Z"/>
                              </w:rPr>
                            </w:pPr>
                            <w:ins w:id="852" w:author="Unknown Author" w:date="2021-11-03T10:15:05Z">
                              <w:r>
                                <w:rPr>
                                  <w:color w:val="000000"/>
                                  <w:sz w:val="20"/>
                                </w:rPr>
                                <w:t>s %&gt;%</w:t>
                              </w:r>
                            </w:ins>
                          </w:p>
                          <w:p>
                            <w:pPr>
                              <w:pStyle w:val="FrameContents"/>
                              <w:overflowPunct w:val="false"/>
                              <w:rPr>
                                <w:color w:val="000000"/>
                                <w:ins w:id="856" w:author="Unknown Author" w:date="2021-11-03T10:15:05Z"/>
                              </w:rPr>
                            </w:pPr>
                            <w:ins w:id="854" w:author="Unknown Author" w:date="2021-11-03T10:15:05Z">
                              <w:r>
                                <w:rPr>
                                  <w:color w:val="000000"/>
                                  <w:sz w:val="20"/>
                                </w:rPr>
                                <w:t xml:space="preserve">  </w:t>
                              </w:r>
                            </w:ins>
                            <w:ins w:id="855" w:author="Unknown Author" w:date="2021-11-03T10:15:05Z">
                              <w:r>
                                <w:rPr>
                                  <w:color w:val="000000"/>
                                  <w:sz w:val="20"/>
                                </w:rPr>
                                <w:t>ggplot(aes(y=download, x=time))+</w:t>
                              </w:r>
                            </w:ins>
                          </w:p>
                          <w:p>
                            <w:pPr>
                              <w:pStyle w:val="FrameContents"/>
                              <w:overflowPunct w:val="false"/>
                              <w:rPr>
                                <w:color w:val="000000"/>
                                <w:ins w:id="859" w:author="Unknown Author" w:date="2021-11-03T10:15:05Z"/>
                              </w:rPr>
                            </w:pPr>
                            <w:ins w:id="857" w:author="Unknown Author" w:date="2021-11-03T10:15:05Z">
                              <w:r>
                                <w:rPr>
                                  <w:color w:val="000000"/>
                                  <w:sz w:val="20"/>
                                </w:rPr>
                                <w:t xml:space="preserve">  </w:t>
                              </w:r>
                            </w:ins>
                            <w:ins w:id="858" w:author="Unknown Author" w:date="2021-11-03T10:15:05Z">
                              <w:r>
                                <w:rPr>
                                  <w:color w:val="000000"/>
                                  <w:sz w:val="20"/>
                                </w:rPr>
                                <w:t>ggtitle("Google Meet Download Data Usage (Control Group)")+ #formatting</w:t>
                              </w:r>
                            </w:ins>
                          </w:p>
                          <w:p>
                            <w:pPr>
                              <w:pStyle w:val="FrameContents"/>
                              <w:overflowPunct w:val="false"/>
                              <w:rPr>
                                <w:color w:val="000000"/>
                                <w:ins w:id="862" w:author="Unknown Author" w:date="2021-11-03T10:15:05Z"/>
                              </w:rPr>
                            </w:pPr>
                            <w:ins w:id="860" w:author="Unknown Author" w:date="2021-11-03T10:15:05Z">
                              <w:r>
                                <w:rPr>
                                  <w:color w:val="000000"/>
                                  <w:sz w:val="20"/>
                                </w:rPr>
                                <w:t xml:space="preserve">  </w:t>
                              </w:r>
                            </w:ins>
                            <w:ins w:id="861" w:author="Unknown Author" w:date="2021-11-03T10:15:05Z">
                              <w:r>
                                <w:rPr>
                                  <w:color w:val="000000"/>
                                  <w:sz w:val="20"/>
                                </w:rPr>
                                <w:t>labs(y = "Download (KB/s)", x = "Time in seconds")+</w:t>
                              </w:r>
                            </w:ins>
                          </w:p>
                          <w:p>
                            <w:pPr>
                              <w:pStyle w:val="FrameContents"/>
                              <w:overflowPunct w:val="false"/>
                              <w:rPr>
                                <w:color w:val="000000"/>
                                <w:ins w:id="865" w:author="Unknown Author" w:date="2021-11-03T10:15:05Z"/>
                              </w:rPr>
                            </w:pPr>
                            <w:ins w:id="863" w:author="Unknown Author" w:date="2021-11-03T10:15:05Z">
                              <w:r>
                                <w:rPr>
                                  <w:color w:val="000000"/>
                                  <w:sz w:val="20"/>
                                </w:rPr>
                                <w:t xml:space="preserve">  </w:t>
                              </w:r>
                            </w:ins>
                            <w:ins w:id="864" w:author="Unknown Author" w:date="2021-11-03T10:15:05Z">
                              <w:r>
                                <w:rPr>
                                  <w:color w:val="000000"/>
                                  <w:sz w:val="20"/>
                                </w:rPr>
                                <w:t>theme(</w:t>
                              </w:r>
                            </w:ins>
                          </w:p>
                          <w:p>
                            <w:pPr>
                              <w:pStyle w:val="FrameContents"/>
                              <w:overflowPunct w:val="false"/>
                              <w:rPr>
                                <w:color w:val="000000"/>
                                <w:ins w:id="868" w:author="Unknown Author" w:date="2021-11-03T10:15:05Z"/>
                              </w:rPr>
                            </w:pPr>
                            <w:ins w:id="866" w:author="Unknown Author" w:date="2021-11-03T10:15:05Z">
                              <w:r>
                                <w:rPr>
                                  <w:color w:val="000000"/>
                                  <w:sz w:val="20"/>
                                </w:rPr>
                                <w:t xml:space="preserve">    </w:t>
                              </w:r>
                            </w:ins>
                            <w:ins w:id="867" w:author="Unknown Author" w:date="2021-11-03T10:15:05Z">
                              <w:r>
                                <w:rPr>
                                  <w:color w:val="000000"/>
                                  <w:sz w:val="20"/>
                                </w:rPr>
                                <w:t>axis.title.x = element_text(size = 10),</w:t>
                              </w:r>
                            </w:ins>
                          </w:p>
                          <w:p>
                            <w:pPr>
                              <w:pStyle w:val="FrameContents"/>
                              <w:overflowPunct w:val="false"/>
                              <w:rPr>
                                <w:color w:val="000000"/>
                                <w:ins w:id="871" w:author="Unknown Author" w:date="2021-11-03T10:15:05Z"/>
                              </w:rPr>
                            </w:pPr>
                            <w:ins w:id="869" w:author="Unknown Author" w:date="2021-11-03T10:15:05Z">
                              <w:r>
                                <w:rPr>
                                  <w:color w:val="000000"/>
                                  <w:sz w:val="20"/>
                                </w:rPr>
                                <w:t xml:space="preserve">    </w:t>
                              </w:r>
                            </w:ins>
                            <w:ins w:id="870" w:author="Unknown Author" w:date="2021-11-03T10:15:05Z">
                              <w:r>
                                <w:rPr>
                                  <w:color w:val="000000"/>
                                  <w:sz w:val="20"/>
                                </w:rPr>
                                <w:t>axis.title.y = element_text(size = 10)</w:t>
                              </w:r>
                            </w:ins>
                          </w:p>
                          <w:p>
                            <w:pPr>
                              <w:pStyle w:val="FrameContents"/>
                              <w:overflowPunct w:val="false"/>
                              <w:rPr>
                                <w:color w:val="000000"/>
                                <w:ins w:id="874" w:author="Unknown Author" w:date="2021-11-03T10:15:05Z"/>
                              </w:rPr>
                            </w:pPr>
                            <w:ins w:id="872" w:author="Unknown Author" w:date="2021-11-03T10:15:05Z">
                              <w:r>
                                <w:rPr>
                                  <w:color w:val="000000"/>
                                  <w:sz w:val="20"/>
                                </w:rPr>
                                <w:t xml:space="preserve">  </w:t>
                              </w:r>
                            </w:ins>
                            <w:ins w:id="873" w:author="Unknown Author" w:date="2021-11-03T10:15:05Z">
                              <w:r>
                                <w:rPr>
                                  <w:color w:val="000000"/>
                                  <w:sz w:val="20"/>
                                </w:rPr>
                                <w:t>)+</w:t>
                              </w:r>
                            </w:ins>
                          </w:p>
                          <w:p>
                            <w:pPr>
                              <w:pStyle w:val="FrameContents"/>
                              <w:overflowPunct w:val="false"/>
                              <w:rPr>
                                <w:color w:val="000000"/>
                                <w:ins w:id="877" w:author="Unknown Author" w:date="2021-11-03T10:15:05Z"/>
                              </w:rPr>
                            </w:pPr>
                            <w:ins w:id="875" w:author="Unknown Author" w:date="2021-11-03T10:15:05Z">
                              <w:r>
                                <w:rPr>
                                  <w:color w:val="000000"/>
                                  <w:sz w:val="20"/>
                                </w:rPr>
                                <w:t xml:space="preserve">  </w:t>
                              </w:r>
                            </w:ins>
                            <w:ins w:id="876" w:author="Unknown Author" w:date="2021-11-03T10:15:05Z">
                              <w:r>
                                <w:rPr>
                                  <w:color w:val="000000"/>
                                  <w:sz w:val="20"/>
                                </w:rPr>
                                <w:t>scale_y_continuous(trans='log2')+ #log function for better view</w:t>
                              </w:r>
                            </w:ins>
                          </w:p>
                          <w:p>
                            <w:pPr>
                              <w:pStyle w:val="FrameContents"/>
                              <w:overflowPunct w:val="false"/>
                              <w:rPr>
                                <w:color w:val="000000"/>
                              </w:rPr>
                            </w:pPr>
                            <w:ins w:id="878" w:author="Unknown Author" w:date="2021-11-03T10:15:05Z">
                              <w:r>
                                <w:rPr>
                                  <w:color w:val="000000"/>
                                  <w:sz w:val="20"/>
                                </w:rPr>
                                <w:t xml:space="preserve">  </w:t>
                              </w:r>
                            </w:ins>
                            <w:ins w:id="879"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881" w:author="Unknown Author" w:date="2021-11-03T10:15:05Z"/>
                              </w:rPr>
                            </w:pPr>
                            <w:ins w:id="880" w:author="Unknown Author" w:date="2021-11-03T10:15:05Z">
                              <w:r>
                                <w:rPr>
                                  <w:color w:val="000000"/>
                                  <w:sz w:val="20"/>
                                </w:rPr>
                                <w:t>#visualizing upload over time</w:t>
                              </w:r>
                            </w:ins>
                          </w:p>
                          <w:p>
                            <w:pPr>
                              <w:pStyle w:val="FrameContents"/>
                              <w:overflowPunct w:val="false"/>
                              <w:rPr>
                                <w:color w:val="000000"/>
                                <w:ins w:id="883" w:author="Unknown Author" w:date="2021-11-03T10:15:05Z"/>
                              </w:rPr>
                            </w:pPr>
                            <w:ins w:id="882" w:author="Unknown Author" w:date="2021-11-03T10:15:05Z">
                              <w:r>
                                <w:rPr>
                                  <w:color w:val="000000"/>
                                  <w:sz w:val="20"/>
                                </w:rPr>
                                <w:t>s %&gt;%</w:t>
                              </w:r>
                            </w:ins>
                          </w:p>
                          <w:p>
                            <w:pPr>
                              <w:pStyle w:val="FrameContents"/>
                              <w:overflowPunct w:val="false"/>
                              <w:rPr>
                                <w:color w:val="000000"/>
                                <w:ins w:id="886" w:author="Unknown Author" w:date="2021-11-03T10:15:05Z"/>
                              </w:rPr>
                            </w:pPr>
                            <w:ins w:id="884" w:author="Unknown Author" w:date="2021-11-03T10:15:05Z">
                              <w:r>
                                <w:rPr>
                                  <w:color w:val="000000"/>
                                  <w:sz w:val="20"/>
                                </w:rPr>
                                <w:t xml:space="preserve">  </w:t>
                              </w:r>
                            </w:ins>
                            <w:ins w:id="885" w:author="Unknown Author" w:date="2021-11-03T10:15:05Z">
                              <w:r>
                                <w:rPr>
                                  <w:color w:val="000000"/>
                                  <w:sz w:val="20"/>
                                </w:rPr>
                                <w:t>ggplot(aes(y=upload, x=time))+</w:t>
                              </w:r>
                            </w:ins>
                          </w:p>
                          <w:p>
                            <w:pPr>
                              <w:pStyle w:val="FrameContents"/>
                              <w:overflowPunct w:val="false"/>
                              <w:rPr>
                                <w:color w:val="000000"/>
                                <w:ins w:id="889" w:author="Unknown Author" w:date="2021-11-03T10:15:05Z"/>
                              </w:rPr>
                            </w:pPr>
                            <w:ins w:id="887" w:author="Unknown Author" w:date="2021-11-03T10:15:05Z">
                              <w:r>
                                <w:rPr>
                                  <w:color w:val="000000"/>
                                  <w:sz w:val="20"/>
                                </w:rPr>
                                <w:t xml:space="preserve">  </w:t>
                              </w:r>
                            </w:ins>
                            <w:ins w:id="888" w:author="Unknown Author" w:date="2021-11-03T10:15:05Z">
                              <w:r>
                                <w:rPr>
                                  <w:color w:val="000000"/>
                                  <w:sz w:val="20"/>
                                </w:rPr>
                                <w:t>ggtitle("Google Meet Upload Data Usage (Control Group)")+ #formatting</w:t>
                              </w:r>
                            </w:ins>
                          </w:p>
                          <w:p>
                            <w:pPr>
                              <w:pStyle w:val="FrameContents"/>
                              <w:overflowPunct w:val="false"/>
                              <w:rPr>
                                <w:color w:val="000000"/>
                                <w:ins w:id="892" w:author="Unknown Author" w:date="2021-11-03T10:15:05Z"/>
                              </w:rPr>
                            </w:pPr>
                            <w:ins w:id="890" w:author="Unknown Author" w:date="2021-11-03T10:15:05Z">
                              <w:r>
                                <w:rPr>
                                  <w:color w:val="000000"/>
                                  <w:sz w:val="20"/>
                                </w:rPr>
                                <w:t xml:space="preserve">  </w:t>
                              </w:r>
                            </w:ins>
                            <w:ins w:id="891" w:author="Unknown Author" w:date="2021-11-03T10:15:05Z">
                              <w:r>
                                <w:rPr>
                                  <w:color w:val="000000"/>
                                  <w:sz w:val="20"/>
                                </w:rPr>
                                <w:t>labs(y = "Upload (KB/s)", x = "Time in seconds")+</w:t>
                              </w:r>
                            </w:ins>
                          </w:p>
                          <w:p>
                            <w:pPr>
                              <w:pStyle w:val="FrameContents"/>
                              <w:overflowPunct w:val="false"/>
                              <w:rPr>
                                <w:color w:val="000000"/>
                                <w:ins w:id="895" w:author="Unknown Author" w:date="2021-11-03T10:15:05Z"/>
                              </w:rPr>
                            </w:pPr>
                            <w:ins w:id="893" w:author="Unknown Author" w:date="2021-11-03T10:15:05Z">
                              <w:r>
                                <w:rPr>
                                  <w:color w:val="000000"/>
                                  <w:sz w:val="20"/>
                                </w:rPr>
                                <w:t xml:space="preserve">  </w:t>
                              </w:r>
                            </w:ins>
                            <w:ins w:id="894" w:author="Unknown Author" w:date="2021-11-03T10:15:05Z">
                              <w:r>
                                <w:rPr>
                                  <w:color w:val="000000"/>
                                  <w:sz w:val="20"/>
                                </w:rPr>
                                <w:t>theme(</w:t>
                              </w:r>
                            </w:ins>
                          </w:p>
                          <w:p>
                            <w:pPr>
                              <w:pStyle w:val="FrameContents"/>
                              <w:overflowPunct w:val="false"/>
                              <w:rPr>
                                <w:color w:val="000000"/>
                                <w:ins w:id="898" w:author="Unknown Author" w:date="2021-11-03T10:15:05Z"/>
                              </w:rPr>
                            </w:pPr>
                            <w:ins w:id="896" w:author="Unknown Author" w:date="2021-11-03T10:15:05Z">
                              <w:r>
                                <w:rPr>
                                  <w:color w:val="000000"/>
                                  <w:sz w:val="20"/>
                                </w:rPr>
                                <w:t xml:space="preserve">    </w:t>
                              </w:r>
                            </w:ins>
                            <w:ins w:id="897" w:author="Unknown Author" w:date="2021-11-03T10:15:05Z">
                              <w:r>
                                <w:rPr>
                                  <w:color w:val="000000"/>
                                  <w:sz w:val="20"/>
                                </w:rPr>
                                <w:t>axis.title.x = element_text(size = 10),</w:t>
                              </w:r>
                            </w:ins>
                          </w:p>
                          <w:p>
                            <w:pPr>
                              <w:pStyle w:val="FrameContents"/>
                              <w:overflowPunct w:val="false"/>
                              <w:rPr>
                                <w:color w:val="000000"/>
                                <w:ins w:id="901" w:author="Unknown Author" w:date="2021-11-03T10:15:05Z"/>
                              </w:rPr>
                            </w:pPr>
                            <w:ins w:id="899" w:author="Unknown Author" w:date="2021-11-03T10:15:05Z">
                              <w:r>
                                <w:rPr>
                                  <w:color w:val="000000"/>
                                  <w:sz w:val="20"/>
                                </w:rPr>
                                <w:t xml:space="preserve">    </w:t>
                              </w:r>
                            </w:ins>
                            <w:ins w:id="900" w:author="Unknown Author" w:date="2021-11-03T10:15:05Z">
                              <w:r>
                                <w:rPr>
                                  <w:color w:val="000000"/>
                                  <w:sz w:val="20"/>
                                </w:rPr>
                                <w:t>axis.title.y = element_text(size = 10)</w:t>
                              </w:r>
                            </w:ins>
                          </w:p>
                          <w:p>
                            <w:pPr>
                              <w:pStyle w:val="FrameContents"/>
                              <w:overflowPunct w:val="false"/>
                              <w:rPr>
                                <w:color w:val="000000"/>
                                <w:ins w:id="904" w:author="Unknown Author" w:date="2021-11-03T10:15:05Z"/>
                              </w:rPr>
                            </w:pPr>
                            <w:ins w:id="902" w:author="Unknown Author" w:date="2021-11-03T10:15:05Z">
                              <w:r>
                                <w:rPr>
                                  <w:color w:val="000000"/>
                                  <w:sz w:val="20"/>
                                </w:rPr>
                                <w:t xml:space="preserve">  </w:t>
                              </w:r>
                            </w:ins>
                            <w:ins w:id="903" w:author="Unknown Author" w:date="2021-11-03T10:15:05Z">
                              <w:r>
                                <w:rPr>
                                  <w:color w:val="000000"/>
                                  <w:sz w:val="20"/>
                                </w:rPr>
                                <w:t>)+</w:t>
                              </w:r>
                            </w:ins>
                          </w:p>
                          <w:p>
                            <w:pPr>
                              <w:pStyle w:val="FrameContents"/>
                              <w:overflowPunct w:val="false"/>
                              <w:rPr>
                                <w:color w:val="000000"/>
                                <w:ins w:id="907" w:author="Unknown Author" w:date="2021-11-03T10:15:05Z"/>
                              </w:rPr>
                            </w:pPr>
                            <w:ins w:id="905" w:author="Unknown Author" w:date="2021-11-03T10:15:05Z">
                              <w:r>
                                <w:rPr>
                                  <w:color w:val="000000"/>
                                  <w:sz w:val="20"/>
                                </w:rPr>
                                <w:t xml:space="preserve">  </w:t>
                              </w:r>
                            </w:ins>
                            <w:ins w:id="906" w:author="Unknown Author" w:date="2021-11-03T10:15:05Z">
                              <w:r>
                                <w:rPr>
                                  <w:color w:val="000000"/>
                                  <w:sz w:val="20"/>
                                </w:rPr>
                                <w:t>scale_y_continuous(trans='log2')+ #log function for better view</w:t>
                              </w:r>
                            </w:ins>
                          </w:p>
                          <w:p>
                            <w:pPr>
                              <w:pStyle w:val="FrameContents"/>
                              <w:overflowPunct w:val="false"/>
                              <w:rPr>
                                <w:color w:val="000000"/>
                              </w:rPr>
                            </w:pPr>
                            <w:ins w:id="908" w:author="Unknown Author" w:date="2021-11-03T10:15:05Z">
                              <w:r>
                                <w:rPr>
                                  <w:color w:val="000000"/>
                                  <w:sz w:val="20"/>
                                </w:rPr>
                                <w:t xml:space="preserve">  </w:t>
                              </w:r>
                            </w:ins>
                            <w:ins w:id="909"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57.6pt;height:276.25pt">
                <w10:wrap type="square"/>
                <v:fill o:detectmouseclick="t" on="false"/>
                <v:stroke color="#3465a4" joinstyle="round" endcap="flat"/>
                <v:textbox>
                  <w:txbxContent>
                    <w:p>
                      <w:pPr>
                        <w:pStyle w:val="FrameContents"/>
                        <w:overflowPunct w:val="false"/>
                        <w:rPr>
                          <w:color w:val="000000"/>
                          <w:ins w:id="911" w:author="Unknown Author" w:date="2021-11-03T10:15:05Z"/>
                        </w:rPr>
                      </w:pPr>
                      <w:ins w:id="910" w:author="Unknown Author" w:date="2021-11-03T10:15:05Z">
                        <w:r>
                          <w:rPr>
                            <w:color w:val="000000"/>
                            <w:sz w:val="20"/>
                          </w:rPr>
                          <w:t>s %&gt;%</w:t>
                        </w:r>
                      </w:ins>
                    </w:p>
                    <w:p>
                      <w:pPr>
                        <w:pStyle w:val="FrameContents"/>
                        <w:overflowPunct w:val="false"/>
                        <w:rPr>
                          <w:color w:val="000000"/>
                          <w:ins w:id="914" w:author="Unknown Author" w:date="2021-11-03T10:15:05Z"/>
                        </w:rPr>
                      </w:pPr>
                      <w:ins w:id="912" w:author="Unknown Author" w:date="2021-11-03T10:15:05Z">
                        <w:r>
                          <w:rPr>
                            <w:color w:val="000000"/>
                            <w:sz w:val="20"/>
                          </w:rPr>
                          <w:t xml:space="preserve">  </w:t>
                        </w:r>
                      </w:ins>
                      <w:ins w:id="913" w:author="Unknown Author" w:date="2021-11-03T10:15:05Z">
                        <w:r>
                          <w:rPr>
                            <w:color w:val="000000"/>
                            <w:sz w:val="20"/>
                          </w:rPr>
                          <w:t>ggplot(aes(y=download, x=time))+</w:t>
                        </w:r>
                      </w:ins>
                    </w:p>
                    <w:p>
                      <w:pPr>
                        <w:pStyle w:val="FrameContents"/>
                        <w:overflowPunct w:val="false"/>
                        <w:rPr>
                          <w:color w:val="000000"/>
                          <w:ins w:id="917" w:author="Unknown Author" w:date="2021-11-03T10:15:05Z"/>
                        </w:rPr>
                      </w:pPr>
                      <w:ins w:id="915" w:author="Unknown Author" w:date="2021-11-03T10:15:05Z">
                        <w:r>
                          <w:rPr>
                            <w:color w:val="000000"/>
                            <w:sz w:val="20"/>
                          </w:rPr>
                          <w:t xml:space="preserve">  </w:t>
                        </w:r>
                      </w:ins>
                      <w:ins w:id="916" w:author="Unknown Author" w:date="2021-11-03T10:15:05Z">
                        <w:r>
                          <w:rPr>
                            <w:color w:val="000000"/>
                            <w:sz w:val="20"/>
                          </w:rPr>
                          <w:t>ggtitle("Google Meet Download Data Usage (Control Group)")+ #formatting</w:t>
                        </w:r>
                      </w:ins>
                    </w:p>
                    <w:p>
                      <w:pPr>
                        <w:pStyle w:val="FrameContents"/>
                        <w:overflowPunct w:val="false"/>
                        <w:rPr>
                          <w:color w:val="000000"/>
                          <w:ins w:id="920" w:author="Unknown Author" w:date="2021-11-03T10:15:05Z"/>
                        </w:rPr>
                      </w:pPr>
                      <w:ins w:id="918" w:author="Unknown Author" w:date="2021-11-03T10:15:05Z">
                        <w:r>
                          <w:rPr>
                            <w:color w:val="000000"/>
                            <w:sz w:val="20"/>
                          </w:rPr>
                          <w:t xml:space="preserve">  </w:t>
                        </w:r>
                      </w:ins>
                      <w:ins w:id="919" w:author="Unknown Author" w:date="2021-11-03T10:15:05Z">
                        <w:r>
                          <w:rPr>
                            <w:color w:val="000000"/>
                            <w:sz w:val="20"/>
                          </w:rPr>
                          <w:t>labs(y = "Download (KB/s)", x = "Time in seconds")+</w:t>
                        </w:r>
                      </w:ins>
                    </w:p>
                    <w:p>
                      <w:pPr>
                        <w:pStyle w:val="FrameContents"/>
                        <w:overflowPunct w:val="false"/>
                        <w:rPr>
                          <w:color w:val="000000"/>
                          <w:ins w:id="923" w:author="Unknown Author" w:date="2021-11-03T10:15:05Z"/>
                        </w:rPr>
                      </w:pPr>
                      <w:ins w:id="921" w:author="Unknown Author" w:date="2021-11-03T10:15:05Z">
                        <w:r>
                          <w:rPr>
                            <w:color w:val="000000"/>
                            <w:sz w:val="20"/>
                          </w:rPr>
                          <w:t xml:space="preserve">  </w:t>
                        </w:r>
                      </w:ins>
                      <w:ins w:id="922" w:author="Unknown Author" w:date="2021-11-03T10:15:05Z">
                        <w:r>
                          <w:rPr>
                            <w:color w:val="000000"/>
                            <w:sz w:val="20"/>
                          </w:rPr>
                          <w:t>theme(</w:t>
                        </w:r>
                      </w:ins>
                    </w:p>
                    <w:p>
                      <w:pPr>
                        <w:pStyle w:val="FrameContents"/>
                        <w:overflowPunct w:val="false"/>
                        <w:rPr>
                          <w:color w:val="000000"/>
                          <w:ins w:id="926" w:author="Unknown Author" w:date="2021-11-03T10:15:05Z"/>
                        </w:rPr>
                      </w:pPr>
                      <w:ins w:id="924" w:author="Unknown Author" w:date="2021-11-03T10:15:05Z">
                        <w:r>
                          <w:rPr>
                            <w:color w:val="000000"/>
                            <w:sz w:val="20"/>
                          </w:rPr>
                          <w:t xml:space="preserve">    </w:t>
                        </w:r>
                      </w:ins>
                      <w:ins w:id="925" w:author="Unknown Author" w:date="2021-11-03T10:15:05Z">
                        <w:r>
                          <w:rPr>
                            <w:color w:val="000000"/>
                            <w:sz w:val="20"/>
                          </w:rPr>
                          <w:t>axis.title.x = element_text(size = 10),</w:t>
                        </w:r>
                      </w:ins>
                    </w:p>
                    <w:p>
                      <w:pPr>
                        <w:pStyle w:val="FrameContents"/>
                        <w:overflowPunct w:val="false"/>
                        <w:rPr>
                          <w:color w:val="000000"/>
                          <w:ins w:id="929" w:author="Unknown Author" w:date="2021-11-03T10:15:05Z"/>
                        </w:rPr>
                      </w:pPr>
                      <w:ins w:id="927" w:author="Unknown Author" w:date="2021-11-03T10:15:05Z">
                        <w:r>
                          <w:rPr>
                            <w:color w:val="000000"/>
                            <w:sz w:val="20"/>
                          </w:rPr>
                          <w:t xml:space="preserve">    </w:t>
                        </w:r>
                      </w:ins>
                      <w:ins w:id="928" w:author="Unknown Author" w:date="2021-11-03T10:15:05Z">
                        <w:r>
                          <w:rPr>
                            <w:color w:val="000000"/>
                            <w:sz w:val="20"/>
                          </w:rPr>
                          <w:t>axis.title.y = element_text(size = 10)</w:t>
                        </w:r>
                      </w:ins>
                    </w:p>
                    <w:p>
                      <w:pPr>
                        <w:pStyle w:val="FrameContents"/>
                        <w:overflowPunct w:val="false"/>
                        <w:rPr>
                          <w:color w:val="000000"/>
                          <w:ins w:id="932" w:author="Unknown Author" w:date="2021-11-03T10:15:05Z"/>
                        </w:rPr>
                      </w:pPr>
                      <w:ins w:id="930" w:author="Unknown Author" w:date="2021-11-03T10:15:05Z">
                        <w:r>
                          <w:rPr>
                            <w:color w:val="000000"/>
                            <w:sz w:val="20"/>
                          </w:rPr>
                          <w:t xml:space="preserve">  </w:t>
                        </w:r>
                      </w:ins>
                      <w:ins w:id="931" w:author="Unknown Author" w:date="2021-11-03T10:15:05Z">
                        <w:r>
                          <w:rPr>
                            <w:color w:val="000000"/>
                            <w:sz w:val="20"/>
                          </w:rPr>
                          <w:t>)+</w:t>
                        </w:r>
                      </w:ins>
                    </w:p>
                    <w:p>
                      <w:pPr>
                        <w:pStyle w:val="FrameContents"/>
                        <w:overflowPunct w:val="false"/>
                        <w:rPr>
                          <w:color w:val="000000"/>
                          <w:ins w:id="935" w:author="Unknown Author" w:date="2021-11-03T10:15:05Z"/>
                        </w:rPr>
                      </w:pPr>
                      <w:ins w:id="933" w:author="Unknown Author" w:date="2021-11-03T10:15:05Z">
                        <w:r>
                          <w:rPr>
                            <w:color w:val="000000"/>
                            <w:sz w:val="20"/>
                          </w:rPr>
                          <w:t xml:space="preserve">  </w:t>
                        </w:r>
                      </w:ins>
                      <w:ins w:id="934" w:author="Unknown Author" w:date="2021-11-03T10:15:05Z">
                        <w:r>
                          <w:rPr>
                            <w:color w:val="000000"/>
                            <w:sz w:val="20"/>
                          </w:rPr>
                          <w:t>scale_y_continuous(trans='log2')+ #log function for better view</w:t>
                        </w:r>
                      </w:ins>
                    </w:p>
                    <w:p>
                      <w:pPr>
                        <w:pStyle w:val="FrameContents"/>
                        <w:overflowPunct w:val="false"/>
                        <w:rPr>
                          <w:color w:val="000000"/>
                        </w:rPr>
                      </w:pPr>
                      <w:ins w:id="936" w:author="Unknown Author" w:date="2021-11-03T10:15:05Z">
                        <w:r>
                          <w:rPr>
                            <w:color w:val="000000"/>
                            <w:sz w:val="20"/>
                          </w:rPr>
                          <w:t xml:space="preserve">  </w:t>
                        </w:r>
                      </w:ins>
                      <w:ins w:id="937" w:author="Unknown Author" w:date="2021-11-03T10:15:05Z">
                        <w:r>
                          <w:rPr>
                            <w:color w:val="000000"/>
                            <w:sz w:val="20"/>
                          </w:rPr>
                          <w:t>geom_line(size = 0.5, color = "blue")</w:t>
                        </w:r>
                      </w:ins>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ins w:id="939" w:author="Unknown Author" w:date="2021-11-03T10:15:05Z"/>
                        </w:rPr>
                      </w:pPr>
                      <w:ins w:id="938" w:author="Unknown Author" w:date="2021-11-03T10:15:05Z">
                        <w:r>
                          <w:rPr>
                            <w:color w:val="000000"/>
                            <w:sz w:val="20"/>
                          </w:rPr>
                          <w:t>#visualizing upload over time</w:t>
                        </w:r>
                      </w:ins>
                    </w:p>
                    <w:p>
                      <w:pPr>
                        <w:pStyle w:val="FrameContents"/>
                        <w:overflowPunct w:val="false"/>
                        <w:rPr>
                          <w:color w:val="000000"/>
                          <w:ins w:id="941" w:author="Unknown Author" w:date="2021-11-03T10:15:05Z"/>
                        </w:rPr>
                      </w:pPr>
                      <w:ins w:id="940" w:author="Unknown Author" w:date="2021-11-03T10:15:05Z">
                        <w:r>
                          <w:rPr>
                            <w:color w:val="000000"/>
                            <w:sz w:val="20"/>
                          </w:rPr>
                          <w:t>s %&gt;%</w:t>
                        </w:r>
                      </w:ins>
                    </w:p>
                    <w:p>
                      <w:pPr>
                        <w:pStyle w:val="FrameContents"/>
                        <w:overflowPunct w:val="false"/>
                        <w:rPr>
                          <w:color w:val="000000"/>
                          <w:ins w:id="944" w:author="Unknown Author" w:date="2021-11-03T10:15:05Z"/>
                        </w:rPr>
                      </w:pPr>
                      <w:ins w:id="942" w:author="Unknown Author" w:date="2021-11-03T10:15:05Z">
                        <w:r>
                          <w:rPr>
                            <w:color w:val="000000"/>
                            <w:sz w:val="20"/>
                          </w:rPr>
                          <w:t xml:space="preserve">  </w:t>
                        </w:r>
                      </w:ins>
                      <w:ins w:id="943" w:author="Unknown Author" w:date="2021-11-03T10:15:05Z">
                        <w:r>
                          <w:rPr>
                            <w:color w:val="000000"/>
                            <w:sz w:val="20"/>
                          </w:rPr>
                          <w:t>ggplot(aes(y=upload, x=time))+</w:t>
                        </w:r>
                      </w:ins>
                    </w:p>
                    <w:p>
                      <w:pPr>
                        <w:pStyle w:val="FrameContents"/>
                        <w:overflowPunct w:val="false"/>
                        <w:rPr>
                          <w:color w:val="000000"/>
                          <w:ins w:id="947" w:author="Unknown Author" w:date="2021-11-03T10:15:05Z"/>
                        </w:rPr>
                      </w:pPr>
                      <w:ins w:id="945" w:author="Unknown Author" w:date="2021-11-03T10:15:05Z">
                        <w:r>
                          <w:rPr>
                            <w:color w:val="000000"/>
                            <w:sz w:val="20"/>
                          </w:rPr>
                          <w:t xml:space="preserve">  </w:t>
                        </w:r>
                      </w:ins>
                      <w:ins w:id="946" w:author="Unknown Author" w:date="2021-11-03T10:15:05Z">
                        <w:r>
                          <w:rPr>
                            <w:color w:val="000000"/>
                            <w:sz w:val="20"/>
                          </w:rPr>
                          <w:t>ggtitle("Google Meet Upload Data Usage (Control Group)")+ #formatting</w:t>
                        </w:r>
                      </w:ins>
                    </w:p>
                    <w:p>
                      <w:pPr>
                        <w:pStyle w:val="FrameContents"/>
                        <w:overflowPunct w:val="false"/>
                        <w:rPr>
                          <w:color w:val="000000"/>
                          <w:ins w:id="950" w:author="Unknown Author" w:date="2021-11-03T10:15:05Z"/>
                        </w:rPr>
                      </w:pPr>
                      <w:ins w:id="948" w:author="Unknown Author" w:date="2021-11-03T10:15:05Z">
                        <w:r>
                          <w:rPr>
                            <w:color w:val="000000"/>
                            <w:sz w:val="20"/>
                          </w:rPr>
                          <w:t xml:space="preserve">  </w:t>
                        </w:r>
                      </w:ins>
                      <w:ins w:id="949" w:author="Unknown Author" w:date="2021-11-03T10:15:05Z">
                        <w:r>
                          <w:rPr>
                            <w:color w:val="000000"/>
                            <w:sz w:val="20"/>
                          </w:rPr>
                          <w:t>labs(y = "Upload (KB/s)", x = "Time in seconds")+</w:t>
                        </w:r>
                      </w:ins>
                    </w:p>
                    <w:p>
                      <w:pPr>
                        <w:pStyle w:val="FrameContents"/>
                        <w:overflowPunct w:val="false"/>
                        <w:rPr>
                          <w:color w:val="000000"/>
                          <w:ins w:id="953" w:author="Unknown Author" w:date="2021-11-03T10:15:05Z"/>
                        </w:rPr>
                      </w:pPr>
                      <w:ins w:id="951" w:author="Unknown Author" w:date="2021-11-03T10:15:05Z">
                        <w:r>
                          <w:rPr>
                            <w:color w:val="000000"/>
                            <w:sz w:val="20"/>
                          </w:rPr>
                          <w:t xml:space="preserve">  </w:t>
                        </w:r>
                      </w:ins>
                      <w:ins w:id="952" w:author="Unknown Author" w:date="2021-11-03T10:15:05Z">
                        <w:r>
                          <w:rPr>
                            <w:color w:val="000000"/>
                            <w:sz w:val="20"/>
                          </w:rPr>
                          <w:t>theme(</w:t>
                        </w:r>
                      </w:ins>
                    </w:p>
                    <w:p>
                      <w:pPr>
                        <w:pStyle w:val="FrameContents"/>
                        <w:overflowPunct w:val="false"/>
                        <w:rPr>
                          <w:color w:val="000000"/>
                          <w:ins w:id="956" w:author="Unknown Author" w:date="2021-11-03T10:15:05Z"/>
                        </w:rPr>
                      </w:pPr>
                      <w:ins w:id="954" w:author="Unknown Author" w:date="2021-11-03T10:15:05Z">
                        <w:r>
                          <w:rPr>
                            <w:color w:val="000000"/>
                            <w:sz w:val="20"/>
                          </w:rPr>
                          <w:t xml:space="preserve">    </w:t>
                        </w:r>
                      </w:ins>
                      <w:ins w:id="955" w:author="Unknown Author" w:date="2021-11-03T10:15:05Z">
                        <w:r>
                          <w:rPr>
                            <w:color w:val="000000"/>
                            <w:sz w:val="20"/>
                          </w:rPr>
                          <w:t>axis.title.x = element_text(size = 10),</w:t>
                        </w:r>
                      </w:ins>
                    </w:p>
                    <w:p>
                      <w:pPr>
                        <w:pStyle w:val="FrameContents"/>
                        <w:overflowPunct w:val="false"/>
                        <w:rPr>
                          <w:color w:val="000000"/>
                          <w:ins w:id="959" w:author="Unknown Author" w:date="2021-11-03T10:15:05Z"/>
                        </w:rPr>
                      </w:pPr>
                      <w:ins w:id="957" w:author="Unknown Author" w:date="2021-11-03T10:15:05Z">
                        <w:r>
                          <w:rPr>
                            <w:color w:val="000000"/>
                            <w:sz w:val="20"/>
                          </w:rPr>
                          <w:t xml:space="preserve">    </w:t>
                        </w:r>
                      </w:ins>
                      <w:ins w:id="958" w:author="Unknown Author" w:date="2021-11-03T10:15:05Z">
                        <w:r>
                          <w:rPr>
                            <w:color w:val="000000"/>
                            <w:sz w:val="20"/>
                          </w:rPr>
                          <w:t>axis.title.y = element_text(size = 10)</w:t>
                        </w:r>
                      </w:ins>
                    </w:p>
                    <w:p>
                      <w:pPr>
                        <w:pStyle w:val="FrameContents"/>
                        <w:overflowPunct w:val="false"/>
                        <w:rPr>
                          <w:color w:val="000000"/>
                          <w:ins w:id="962" w:author="Unknown Author" w:date="2021-11-03T10:15:05Z"/>
                        </w:rPr>
                      </w:pPr>
                      <w:ins w:id="960" w:author="Unknown Author" w:date="2021-11-03T10:15:05Z">
                        <w:r>
                          <w:rPr>
                            <w:color w:val="000000"/>
                            <w:sz w:val="20"/>
                          </w:rPr>
                          <w:t xml:space="preserve">  </w:t>
                        </w:r>
                      </w:ins>
                      <w:ins w:id="961" w:author="Unknown Author" w:date="2021-11-03T10:15:05Z">
                        <w:r>
                          <w:rPr>
                            <w:color w:val="000000"/>
                            <w:sz w:val="20"/>
                          </w:rPr>
                          <w:t>)+</w:t>
                        </w:r>
                      </w:ins>
                    </w:p>
                    <w:p>
                      <w:pPr>
                        <w:pStyle w:val="FrameContents"/>
                        <w:overflowPunct w:val="false"/>
                        <w:rPr>
                          <w:color w:val="000000"/>
                          <w:ins w:id="965" w:author="Unknown Author" w:date="2021-11-03T10:15:05Z"/>
                        </w:rPr>
                      </w:pPr>
                      <w:ins w:id="963" w:author="Unknown Author" w:date="2021-11-03T10:15:05Z">
                        <w:r>
                          <w:rPr>
                            <w:color w:val="000000"/>
                            <w:sz w:val="20"/>
                          </w:rPr>
                          <w:t xml:space="preserve">  </w:t>
                        </w:r>
                      </w:ins>
                      <w:ins w:id="964" w:author="Unknown Author" w:date="2021-11-03T10:15:05Z">
                        <w:r>
                          <w:rPr>
                            <w:color w:val="000000"/>
                            <w:sz w:val="20"/>
                          </w:rPr>
                          <w:t>scale_y_continuous(trans='log2')+ #log function for better view</w:t>
                        </w:r>
                      </w:ins>
                    </w:p>
                    <w:p>
                      <w:pPr>
                        <w:pStyle w:val="FrameContents"/>
                        <w:overflowPunct w:val="false"/>
                        <w:rPr>
                          <w:color w:val="000000"/>
                        </w:rPr>
                      </w:pPr>
                      <w:ins w:id="966" w:author="Unknown Author" w:date="2021-11-03T10:15:05Z">
                        <w:r>
                          <w:rPr>
                            <w:color w:val="000000"/>
                            <w:sz w:val="20"/>
                          </w:rPr>
                          <w:t xml:space="preserve">  </w:t>
                        </w:r>
                      </w:ins>
                      <w:ins w:id="967"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9" w:author="Unknown Author" w:date="2021-11-03T10:15:05Z"/>
        </w:rPr>
      </w:pPr>
      <w:ins w:id="968"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1" w:author="Unknown Author" w:date="2021-11-03T10:15:05Z"/>
        </w:rPr>
      </w:pPr>
      <w:ins w:id="970"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3" w:author="Unknown Author" w:date="2021-11-03T10:15:05Z"/>
        </w:rPr>
      </w:pPr>
      <w:ins w:id="972"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5" w:author="Unknown Author" w:date="2021-11-03T10:15:05Z"/>
        </w:rPr>
      </w:pPr>
      <w:ins w:id="974"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7" w:author="Unknown Author" w:date="2021-11-03T10:15:05Z"/>
        </w:rPr>
      </w:pPr>
      <w:ins w:id="976"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9" w:author="Unknown Author" w:date="2021-11-03T10:15:05Z"/>
        </w:rPr>
      </w:pPr>
      <w:ins w:id="978"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81" w:author="Unknown Author" w:date="2021-11-03T10:15:05Z"/>
        </w:rPr>
      </w:pPr>
      <w:ins w:id="980"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983" w:author="Unknown Author" w:date="2021-11-03T10:15:05Z"/>
          <w:b/>
          <w:b/>
          <w:bCs/>
        </w:rPr>
      </w:pPr>
      <w:ins w:id="982"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985" w:author="Unknown Author" w:date="2021-11-03T10:15:05Z"/>
          <w:b/>
          <w:b/>
          <w:bCs/>
        </w:rPr>
      </w:pPr>
      <w:ins w:id="984"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987" w:author="Unknown Author" w:date="2021-11-03T10:15:05Z"/>
          <w:b/>
          <w:b/>
          <w:bCs/>
        </w:rPr>
      </w:pPr>
      <w:ins w:id="986"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993" w:author="Unknown Author" w:date="2021-11-03T10:15:05Z"/>
          <w:b/>
          <w:b/>
          <w:bCs/>
        </w:rPr>
      </w:pPr>
      <w:ins w:id="988" w:author="Unknown Author" w:date="2021-11-03T10:15:05Z">
        <w:r>
          <w:rPr>
            <w:rFonts w:ascii="Times New Roman" w:hAnsi="Times New Roman"/>
            <w:b w:val="false"/>
            <w:bCs w:val="false"/>
            <w:i w:val="false"/>
            <w:iCs w:val="false"/>
          </w:rPr>
          <w:t>scale_y_continuous- for binary logarithm which is equal to x = log</w:t>
        </w:r>
      </w:ins>
      <w:ins w:id="989" w:author="Unknown Author" w:date="2021-11-03T10:15:05Z">
        <w:r>
          <w:rPr>
            <w:rFonts w:ascii="Times New Roman" w:hAnsi="Times New Roman"/>
            <w:b w:val="false"/>
            <w:bCs w:val="false"/>
            <w:i w:val="false"/>
            <w:iCs w:val="false"/>
            <w:vertAlign w:val="subscript"/>
          </w:rPr>
          <w:t xml:space="preserve">2 </w:t>
        </w:r>
      </w:ins>
      <w:ins w:id="990" w:author="Unknown Author" w:date="2021-11-03T10:15:05Z">
        <w:r>
          <w:rPr>
            <w:rFonts w:ascii="Times New Roman" w:hAnsi="Times New Roman"/>
            <w:b w:val="false"/>
            <w:bCs w:val="false"/>
            <w:i w:val="false"/>
            <w:iCs w:val="false"/>
            <w:position w:val="0"/>
            <w:sz w:val="24"/>
            <w:sz w:val="24"/>
            <w:vertAlign w:val="baseline"/>
          </w:rPr>
          <w:t>or 2</w:t>
        </w:r>
      </w:ins>
      <w:ins w:id="991" w:author="Unknown Author" w:date="2021-11-03T10:15:05Z">
        <w:r>
          <w:rPr>
            <w:rFonts w:ascii="Times New Roman" w:hAnsi="Times New Roman"/>
            <w:b w:val="false"/>
            <w:bCs w:val="false"/>
            <w:i w:val="false"/>
            <w:iCs w:val="false"/>
            <w:vertAlign w:val="superscript"/>
          </w:rPr>
          <w:t xml:space="preserve">x </w:t>
        </w:r>
      </w:ins>
      <w:ins w:id="992"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995" w:author="Unknown Author" w:date="2021-11-03T10:15:05Z"/>
          <w:b/>
          <w:b/>
          <w:bCs/>
        </w:rPr>
      </w:pPr>
      <w:ins w:id="994"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b/>
          <w:b/>
          <w:bCs/>
        </w:rPr>
      </w:pPr>
      <w:ins w:id="996"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rFonts w:ascii="Times New Roman" w:hAnsi="Times New Roman"/>
          <w:ins w:id="998" w:author="Unknown Author" w:date="2021-12-06T12:02:36Z"/>
          <w:b/>
          <w:b/>
          <w:bCs/>
        </w:rPr>
      </w:pPr>
      <w:ins w:id="997" w:author="Unknown Author" w:date="2021-12-06T12:02:36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000" w:author="Unknown Author" w:date="2021-11-07T11:04:30Z"/>
          <w:b/>
          <w:b/>
          <w:bCs/>
        </w:rPr>
      </w:pPr>
      <w:ins w:id="999"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1001" w:author="Unknown Author" w:date="2021-11-07T11:04:30Z">
        <w:r>
          <w:rPr>
            <w:rFonts w:ascii="Times New Roman" w:hAnsi="Times New Roman"/>
            <w:b w:val="false"/>
            <w:bCs w:val="false"/>
          </w:rPr>
          <w:t>The researchers would test the study</w:t>
        </w:r>
      </w:ins>
      <w:ins w:id="1002"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42">
                <wp:simplePos x="0" y="0"/>
                <wp:positionH relativeFrom="column">
                  <wp:posOffset>23495</wp:posOffset>
                </wp:positionH>
                <wp:positionV relativeFrom="paragraph">
                  <wp:posOffset>29845</wp:posOffset>
                </wp:positionV>
                <wp:extent cx="5075555" cy="216535"/>
                <wp:effectExtent l="0" t="0" r="0" b="0"/>
                <wp:wrapNone/>
                <wp:docPr id="120" name="Shape56_1"/>
                <a:graphic xmlns:a="http://schemas.openxmlformats.org/drawingml/2006/main">
                  <a:graphicData uri="http://schemas.microsoft.com/office/word/2010/wordprocessingShape">
                    <wps:wsp>
                      <wps:cNvSpPr/>
                      <wps:spPr>
                        <a:xfrm>
                          <a:off x="0" y="0"/>
                          <a:ext cx="5074920" cy="216000"/>
                        </a:xfrm>
                        <a:prstGeom prst="rect">
                          <a:avLst/>
                        </a:prstGeom>
                        <a:noFill/>
                        <a:ln>
                          <a:noFill/>
                        </a:ln>
                      </wps:spPr>
                      <wps:style>
                        <a:lnRef idx="0"/>
                        <a:fillRef idx="0"/>
                        <a:effectRef idx="0"/>
                        <a:fontRef idx="minor"/>
                      </wps:style>
                      <wps:txbx>
                        <w:txbxContent>
                          <w:p>
                            <w:pPr>
                              <w:pStyle w:val="FrameContents"/>
                              <w:overflowPunct w:val="false"/>
                              <w:rPr>
                                <w:color w:val="000000"/>
                                <w:del w:id="1004" w:author="Unknown Author" w:date="2021-11-07T11:15:31Z"/>
                              </w:rPr>
                            </w:pPr>
                            <w:del w:id="1003" w:author="Unknown Author" w:date="2021-11-07T11:15:31Z">
                              <w:r>
                                <w:rPr>
                                  <w:color w:val="000000"/>
                                  <w:sz w:val="20"/>
                                </w:rPr>
                                <w:delText>t %&gt;%</w:delText>
                              </w:r>
                            </w:del>
                          </w:p>
                          <w:p>
                            <w:pPr>
                              <w:pStyle w:val="FrameContents"/>
                              <w:overflowPunct w:val="false"/>
                              <w:rPr>
                                <w:color w:val="000000"/>
                                <w:del w:id="1007" w:author="Unknown Author" w:date="2021-11-07T11:15:31Z"/>
                              </w:rPr>
                            </w:pPr>
                            <w:del w:id="1005" w:author="Unknown Author" w:date="2021-11-07T11:15:31Z">
                              <w:r>
                                <w:rPr>
                                  <w:color w:val="000000"/>
                                  <w:sz w:val="20"/>
                                </w:rPr>
                                <w:delText xml:space="preserve">  </w:delText>
                              </w:r>
                            </w:del>
                            <w:del w:id="1006" w:author="Unknown Author" w:date="2021-11-07T11:15:31Z">
                              <w:r>
                                <w:rPr>
                                  <w:color w:val="000000"/>
                                  <w:sz w:val="20"/>
                                </w:rPr>
                                <w:delText>ggplot(aes(y=ping, x=time))+</w:delText>
                              </w:r>
                            </w:del>
                          </w:p>
                          <w:p>
                            <w:pPr>
                              <w:pStyle w:val="FrameContents"/>
                              <w:overflowPunct w:val="false"/>
                              <w:rPr>
                                <w:color w:val="000000"/>
                                <w:del w:id="1010" w:author="Unknown Author" w:date="2021-11-07T11:15:31Z"/>
                              </w:rPr>
                            </w:pPr>
                            <w:del w:id="1008" w:author="Unknown Author" w:date="2021-11-07T11:15:31Z">
                              <w:r>
                                <w:rPr>
                                  <w:color w:val="000000"/>
                                  <w:sz w:val="20"/>
                                </w:rPr>
                                <w:delText xml:space="preserve">  </w:delText>
                              </w:r>
                            </w:del>
                            <w:del w:id="1009" w:author="Unknown Author" w:date="2021-11-07T11:15:31Z">
                              <w:r>
                                <w:rPr>
                                  <w:color w:val="000000"/>
                                  <w:sz w:val="20"/>
                                </w:rPr>
                                <w:delText>ggtitle("Network Latency ")+ #formatting</w:delText>
                              </w:r>
                            </w:del>
                          </w:p>
                          <w:p>
                            <w:pPr>
                              <w:pStyle w:val="FrameContents"/>
                              <w:overflowPunct w:val="false"/>
                              <w:rPr>
                                <w:color w:val="000000"/>
                                <w:del w:id="1013" w:author="Unknown Author" w:date="2021-11-07T11:15:31Z"/>
                              </w:rPr>
                            </w:pPr>
                            <w:del w:id="1011" w:author="Unknown Author" w:date="2021-11-07T11:15:31Z">
                              <w:r>
                                <w:rPr>
                                  <w:color w:val="000000"/>
                                  <w:sz w:val="20"/>
                                </w:rPr>
                                <w:delText xml:space="preserve">  </w:delText>
                              </w:r>
                            </w:del>
                            <w:del w:id="1012" w:author="Unknown Author" w:date="2021-11-07T11:15:31Z">
                              <w:r>
                                <w:rPr>
                                  <w:color w:val="000000"/>
                                  <w:sz w:val="20"/>
                                </w:rPr>
                                <w:delText>labs(y = "Latency (ms)", x = "Time in seconds")+</w:delText>
                              </w:r>
                            </w:del>
                          </w:p>
                          <w:p>
                            <w:pPr>
                              <w:pStyle w:val="FrameContents"/>
                              <w:overflowPunct w:val="false"/>
                              <w:rPr>
                                <w:color w:val="000000"/>
                                <w:del w:id="1016" w:author="Unknown Author" w:date="2021-11-07T11:15:31Z"/>
                              </w:rPr>
                            </w:pPr>
                            <w:del w:id="1014" w:author="Unknown Author" w:date="2021-11-07T11:15:31Z">
                              <w:r>
                                <w:rPr>
                                  <w:color w:val="000000"/>
                                  <w:sz w:val="20"/>
                                </w:rPr>
                                <w:delText xml:space="preserve">  </w:delText>
                              </w:r>
                            </w:del>
                            <w:del w:id="1015" w:author="Unknown Author" w:date="2021-11-07T11:15:31Z">
                              <w:r>
                                <w:rPr>
                                  <w:color w:val="000000"/>
                                  <w:sz w:val="20"/>
                                </w:rPr>
                                <w:delText>theme(</w:delText>
                              </w:r>
                            </w:del>
                          </w:p>
                          <w:p>
                            <w:pPr>
                              <w:pStyle w:val="FrameContents"/>
                              <w:overflowPunct w:val="false"/>
                              <w:rPr>
                                <w:color w:val="000000"/>
                                <w:del w:id="1019" w:author="Unknown Author" w:date="2021-11-07T11:15:31Z"/>
                              </w:rPr>
                            </w:pPr>
                            <w:del w:id="1017" w:author="Unknown Author" w:date="2021-11-07T11:15:31Z">
                              <w:r>
                                <w:rPr>
                                  <w:color w:val="000000"/>
                                  <w:sz w:val="20"/>
                                </w:rPr>
                                <w:delText xml:space="preserve">    </w:delText>
                              </w:r>
                            </w:del>
                            <w:del w:id="1018" w:author="Unknown Author" w:date="2021-11-07T11:15:31Z">
                              <w:r>
                                <w:rPr>
                                  <w:color w:val="000000"/>
                                  <w:sz w:val="20"/>
                                </w:rPr>
                                <w:delText>axis.title.x = element_text(size = 10),</w:delText>
                              </w:r>
                            </w:del>
                          </w:p>
                          <w:p>
                            <w:pPr>
                              <w:pStyle w:val="FrameContents"/>
                              <w:overflowPunct w:val="false"/>
                              <w:rPr>
                                <w:color w:val="000000"/>
                                <w:del w:id="1022" w:author="Unknown Author" w:date="2021-11-07T11:15:31Z"/>
                              </w:rPr>
                            </w:pPr>
                            <w:del w:id="1020" w:author="Unknown Author" w:date="2021-11-07T11:15:31Z">
                              <w:r>
                                <w:rPr>
                                  <w:color w:val="000000"/>
                                  <w:sz w:val="20"/>
                                </w:rPr>
                                <w:delText xml:space="preserve">    </w:delText>
                              </w:r>
                            </w:del>
                            <w:del w:id="1021" w:author="Unknown Author" w:date="2021-11-07T11:15:31Z">
                              <w:r>
                                <w:rPr>
                                  <w:color w:val="000000"/>
                                  <w:sz w:val="20"/>
                                </w:rPr>
                                <w:delText>axis.title.y = element_text(size = 10))+</w:delText>
                              </w:r>
                            </w:del>
                          </w:p>
                          <w:p>
                            <w:pPr>
                              <w:pStyle w:val="FrameContents"/>
                              <w:overflowPunct w:val="false"/>
                              <w:rPr>
                                <w:color w:val="000000"/>
                                <w:del w:id="1025" w:author="Unknown Author" w:date="2021-11-07T11:15:31Z"/>
                              </w:rPr>
                            </w:pPr>
                            <w:del w:id="1023" w:author="Unknown Author" w:date="2021-11-07T11:15:31Z">
                              <w:r>
                                <w:rPr>
                                  <w:color w:val="000000"/>
                                  <w:sz w:val="20"/>
                                </w:rPr>
                                <w:delText xml:space="preserve">  </w:delText>
                              </w:r>
                            </w:del>
                            <w:del w:id="1024" w:author="Unknown Author" w:date="2021-11-07T11:15:31Z">
                              <w:r>
                                <w:rPr>
                                  <w:color w:val="000000"/>
                                  <w:sz w:val="20"/>
                                </w:rPr>
                                <w:delText>#scale_y_continuous(trans='log2')+ #log function for better view</w:delText>
                              </w:r>
                            </w:del>
                          </w:p>
                          <w:p>
                            <w:pPr>
                              <w:pStyle w:val="FrameContents"/>
                              <w:overflowPunct w:val="false"/>
                              <w:rPr>
                                <w:color w:val="000000"/>
                              </w:rPr>
                            </w:pPr>
                            <w:del w:id="1026" w:author="Unknown Author" w:date="2021-11-07T11:15:31Z">
                              <w:r>
                                <w:rPr>
                                  <w:color w:val="000000"/>
                                  <w:sz w:val="20"/>
                                </w:rPr>
                                <w:delText xml:space="preserve">  </w:delText>
                              </w:r>
                            </w:del>
                            <w:del w:id="1027" w:author="Unknown Author" w:date="2021-11-07T11:15:31Z">
                              <w:r>
                                <w:rPr>
                                  <w:color w:val="000000"/>
                                  <w:sz w:val="20"/>
                                </w:rPr>
                                <w:delText>geom_line(size = 0.2, color = "dark green")</w:delText>
                              </w:r>
                            </w:del>
                            <w:ins w:id="1028"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399.55pt;height:16.95pt">
                <w10:wrap type="square"/>
                <v:fill o:detectmouseclick="t" on="false"/>
                <v:stroke color="#3465a4" joinstyle="round" endcap="flat"/>
                <v:textbox>
                  <w:txbxContent>
                    <w:p>
                      <w:pPr>
                        <w:pStyle w:val="FrameContents"/>
                        <w:overflowPunct w:val="false"/>
                        <w:rPr>
                          <w:color w:val="000000"/>
                          <w:del w:id="1030" w:author="Unknown Author" w:date="2021-11-07T11:15:31Z"/>
                        </w:rPr>
                      </w:pPr>
                      <w:del w:id="1029" w:author="Unknown Author" w:date="2021-11-07T11:15:31Z">
                        <w:r>
                          <w:rPr>
                            <w:color w:val="000000"/>
                            <w:sz w:val="20"/>
                          </w:rPr>
                          <w:delText>t %&gt;%</w:delText>
                        </w:r>
                      </w:del>
                    </w:p>
                    <w:p>
                      <w:pPr>
                        <w:pStyle w:val="FrameContents"/>
                        <w:overflowPunct w:val="false"/>
                        <w:rPr>
                          <w:color w:val="000000"/>
                          <w:del w:id="1033" w:author="Unknown Author" w:date="2021-11-07T11:15:31Z"/>
                        </w:rPr>
                      </w:pPr>
                      <w:del w:id="1031" w:author="Unknown Author" w:date="2021-11-07T11:15:31Z">
                        <w:r>
                          <w:rPr>
                            <w:color w:val="000000"/>
                            <w:sz w:val="20"/>
                          </w:rPr>
                          <w:delText xml:space="preserve">  </w:delText>
                        </w:r>
                      </w:del>
                      <w:del w:id="1032" w:author="Unknown Author" w:date="2021-11-07T11:15:31Z">
                        <w:r>
                          <w:rPr>
                            <w:color w:val="000000"/>
                            <w:sz w:val="20"/>
                          </w:rPr>
                          <w:delText>ggplot(aes(y=ping, x=time))+</w:delText>
                        </w:r>
                      </w:del>
                    </w:p>
                    <w:p>
                      <w:pPr>
                        <w:pStyle w:val="FrameContents"/>
                        <w:overflowPunct w:val="false"/>
                        <w:rPr>
                          <w:color w:val="000000"/>
                          <w:del w:id="1036" w:author="Unknown Author" w:date="2021-11-07T11:15:31Z"/>
                        </w:rPr>
                      </w:pPr>
                      <w:del w:id="1034" w:author="Unknown Author" w:date="2021-11-07T11:15:31Z">
                        <w:r>
                          <w:rPr>
                            <w:color w:val="000000"/>
                            <w:sz w:val="20"/>
                          </w:rPr>
                          <w:delText xml:space="preserve">  </w:delText>
                        </w:r>
                      </w:del>
                      <w:del w:id="1035" w:author="Unknown Author" w:date="2021-11-07T11:15:31Z">
                        <w:r>
                          <w:rPr>
                            <w:color w:val="000000"/>
                            <w:sz w:val="20"/>
                          </w:rPr>
                          <w:delText>ggtitle("Network Latency ")+ #formatting</w:delText>
                        </w:r>
                      </w:del>
                    </w:p>
                    <w:p>
                      <w:pPr>
                        <w:pStyle w:val="FrameContents"/>
                        <w:overflowPunct w:val="false"/>
                        <w:rPr>
                          <w:color w:val="000000"/>
                          <w:del w:id="1039" w:author="Unknown Author" w:date="2021-11-07T11:15:31Z"/>
                        </w:rPr>
                      </w:pPr>
                      <w:del w:id="1037" w:author="Unknown Author" w:date="2021-11-07T11:15:31Z">
                        <w:r>
                          <w:rPr>
                            <w:color w:val="000000"/>
                            <w:sz w:val="20"/>
                          </w:rPr>
                          <w:delText xml:space="preserve">  </w:delText>
                        </w:r>
                      </w:del>
                      <w:del w:id="1038" w:author="Unknown Author" w:date="2021-11-07T11:15:31Z">
                        <w:r>
                          <w:rPr>
                            <w:color w:val="000000"/>
                            <w:sz w:val="20"/>
                          </w:rPr>
                          <w:delText>labs(y = "Latency (ms)", x = "Time in seconds")+</w:delText>
                        </w:r>
                      </w:del>
                    </w:p>
                    <w:p>
                      <w:pPr>
                        <w:pStyle w:val="FrameContents"/>
                        <w:overflowPunct w:val="false"/>
                        <w:rPr>
                          <w:color w:val="000000"/>
                          <w:del w:id="1042" w:author="Unknown Author" w:date="2021-11-07T11:15:31Z"/>
                        </w:rPr>
                      </w:pPr>
                      <w:del w:id="1040" w:author="Unknown Author" w:date="2021-11-07T11:15:31Z">
                        <w:r>
                          <w:rPr>
                            <w:color w:val="000000"/>
                            <w:sz w:val="20"/>
                          </w:rPr>
                          <w:delText xml:space="preserve">  </w:delText>
                        </w:r>
                      </w:del>
                      <w:del w:id="1041" w:author="Unknown Author" w:date="2021-11-07T11:15:31Z">
                        <w:r>
                          <w:rPr>
                            <w:color w:val="000000"/>
                            <w:sz w:val="20"/>
                          </w:rPr>
                          <w:delText>theme(</w:delText>
                        </w:r>
                      </w:del>
                    </w:p>
                    <w:p>
                      <w:pPr>
                        <w:pStyle w:val="FrameContents"/>
                        <w:overflowPunct w:val="false"/>
                        <w:rPr>
                          <w:color w:val="000000"/>
                          <w:del w:id="1045" w:author="Unknown Author" w:date="2021-11-07T11:15:31Z"/>
                        </w:rPr>
                      </w:pPr>
                      <w:del w:id="1043" w:author="Unknown Author" w:date="2021-11-07T11:15:31Z">
                        <w:r>
                          <w:rPr>
                            <w:color w:val="000000"/>
                            <w:sz w:val="20"/>
                          </w:rPr>
                          <w:delText xml:space="preserve">    </w:delText>
                        </w:r>
                      </w:del>
                      <w:del w:id="1044" w:author="Unknown Author" w:date="2021-11-07T11:15:31Z">
                        <w:r>
                          <w:rPr>
                            <w:color w:val="000000"/>
                            <w:sz w:val="20"/>
                          </w:rPr>
                          <w:delText>axis.title.x = element_text(size = 10),</w:delText>
                        </w:r>
                      </w:del>
                    </w:p>
                    <w:p>
                      <w:pPr>
                        <w:pStyle w:val="FrameContents"/>
                        <w:overflowPunct w:val="false"/>
                        <w:rPr>
                          <w:color w:val="000000"/>
                          <w:del w:id="1048" w:author="Unknown Author" w:date="2021-11-07T11:15:31Z"/>
                        </w:rPr>
                      </w:pPr>
                      <w:del w:id="1046" w:author="Unknown Author" w:date="2021-11-07T11:15:31Z">
                        <w:r>
                          <w:rPr>
                            <w:color w:val="000000"/>
                            <w:sz w:val="20"/>
                          </w:rPr>
                          <w:delText xml:space="preserve">    </w:delText>
                        </w:r>
                      </w:del>
                      <w:del w:id="1047" w:author="Unknown Author" w:date="2021-11-07T11:15:31Z">
                        <w:r>
                          <w:rPr>
                            <w:color w:val="000000"/>
                            <w:sz w:val="20"/>
                          </w:rPr>
                          <w:delText>axis.title.y = element_text(size = 10))+</w:delText>
                        </w:r>
                      </w:del>
                    </w:p>
                    <w:p>
                      <w:pPr>
                        <w:pStyle w:val="FrameContents"/>
                        <w:overflowPunct w:val="false"/>
                        <w:rPr>
                          <w:color w:val="000000"/>
                          <w:del w:id="1051" w:author="Unknown Author" w:date="2021-11-07T11:15:31Z"/>
                        </w:rPr>
                      </w:pPr>
                      <w:del w:id="1049" w:author="Unknown Author" w:date="2021-11-07T11:15:31Z">
                        <w:r>
                          <w:rPr>
                            <w:color w:val="000000"/>
                            <w:sz w:val="20"/>
                          </w:rPr>
                          <w:delText xml:space="preserve">  </w:delText>
                        </w:r>
                      </w:del>
                      <w:del w:id="1050" w:author="Unknown Author" w:date="2021-11-07T11:15:31Z">
                        <w:r>
                          <w:rPr>
                            <w:color w:val="000000"/>
                            <w:sz w:val="20"/>
                          </w:rPr>
                          <w:delText>#scale_y_continuous(trans='log2')+ #log function for better view</w:delText>
                        </w:r>
                      </w:del>
                    </w:p>
                    <w:p>
                      <w:pPr>
                        <w:pStyle w:val="FrameContents"/>
                        <w:overflowPunct w:val="false"/>
                        <w:rPr>
                          <w:color w:val="000000"/>
                        </w:rPr>
                      </w:pPr>
                      <w:del w:id="1052" w:author="Unknown Author" w:date="2021-11-07T11:15:31Z">
                        <w:r>
                          <w:rPr>
                            <w:color w:val="000000"/>
                            <w:sz w:val="20"/>
                          </w:rPr>
                          <w:delText xml:space="preserve">  </w:delText>
                        </w:r>
                      </w:del>
                      <w:del w:id="1053" w:author="Unknown Author" w:date="2021-11-07T11:15:31Z">
                        <w:r>
                          <w:rPr>
                            <w:color w:val="000000"/>
                            <w:sz w:val="20"/>
                          </w:rPr>
                          <w:delText>geom_line(size = 0.2, color = "dark green")</w:delText>
                        </w:r>
                      </w:del>
                      <w:ins w:id="1054"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056" w:author="Unknown Author" w:date="2021-11-07T11:16:37Z"/>
          <w:b/>
          <w:b/>
          <w:bCs/>
        </w:rPr>
      </w:pPr>
      <w:ins w:id="1055"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1059" w:author="Unknown Author" w:date="2021-11-07T11:17:00Z"/>
          <w:b/>
          <w:b/>
          <w:bCs/>
        </w:rPr>
      </w:pPr>
      <w:ins w:id="1057" w:author="Unknown Author" w:date="2021-11-07T11:16:37Z">
        <w:r>
          <w:rPr>
            <w:rFonts w:ascii="Times New Roman" w:hAnsi="Times New Roman"/>
          </w:rPr>
          <w:t xml:space="preserve">cor.test- library initiator to </w:t>
        </w:r>
      </w:ins>
      <w:ins w:id="1058"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1062" w:author="Unknown Author" w:date="2021-11-07T11:18:00Z"/>
          <w:b/>
          <w:b/>
          <w:bCs/>
        </w:rPr>
      </w:pPr>
      <w:ins w:id="1060" w:author="Unknown Author" w:date="2021-11-07T11:17:00Z">
        <w:r>
          <w:rPr>
            <w:rFonts w:ascii="Times New Roman" w:hAnsi="Times New Roman"/>
          </w:rPr>
          <w:t xml:space="preserve">dataset$dataframe1- </w:t>
        </w:r>
      </w:ins>
      <w:ins w:id="1061"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b/>
          <w:b/>
          <w:bCs/>
        </w:rPr>
      </w:pPr>
      <w:ins w:id="1063"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1065" w:author="Unknown Author" w:date="2021-11-08T14:44:40Z"/>
        </w:rPr>
      </w:pPr>
      <w:ins w:id="1064"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1067" w:author="Unknown Author" w:date="2021-11-08T14:45:36Z"/>
          <w:b/>
          <w:b/>
          <w:bCs/>
        </w:rPr>
      </w:pPr>
      <w:r>
        <w:rPr>
          <w:rFonts w:cs="Times New Roman" w:ascii="Times New Roman" w:hAnsi="Times New Roman"/>
          <w:b/>
          <w:sz w:val="24"/>
          <w:szCs w:val="24"/>
        </w:rPr>
        <w:t>C</w:t>
      </w:r>
      <w:ins w:id="1066"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1068"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1069"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1070"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0" w:name="__DdeLink__2658_2929404521"/>
      <w:bookmarkEnd w:id="50"/>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1073" w:author="Unknown Author" w:date="2021-11-15T10:50:18Z"/>
        </w:rPr>
      </w:pPr>
      <w:ins w:id="1071" w:author="Unknown Author" w:date="2021-11-15T10:48:05Z">
        <w:r>
          <w:rPr>
            <w:b/>
            <w:bCs/>
          </w:rPr>
          <w:t>Part I Specification Profile</w:t>
        </w:r>
      </w:ins>
      <w:ins w:id="1072" w:author="Unknown Author" w:date="2021-11-15T10:50:18Z">
        <w:r>
          <w:rPr>
            <w:b/>
            <w:bCs/>
          </w:rPr>
          <w:t xml:space="preserve"> Of the Experimentation</w:t>
        </w:r>
      </w:ins>
    </w:p>
    <w:p>
      <w:pPr>
        <w:pStyle w:val="Normal"/>
        <w:bidi w:val="0"/>
        <w:spacing w:lineRule="auto" w:line="480" w:before="0" w:after="159"/>
        <w:ind w:left="0" w:right="0" w:hanging="0"/>
        <w:jc w:val="both"/>
        <w:rPr>
          <w:rFonts w:ascii="Times New Roman" w:hAnsi="Times New Roman"/>
          <w:ins w:id="1076" w:author="Unknown Author" w:date="2021-11-15T10:50:18Z"/>
          <w:b/>
          <w:b/>
          <w:bCs/>
        </w:rPr>
      </w:pPr>
      <w:ins w:id="1074" w:author="Unknown Author" w:date="2021-11-15T10:50:18Z">
        <w:r>
          <w:rPr>
            <w:rFonts w:ascii="Times New Roman" w:hAnsi="Times New Roman"/>
            <w:b/>
            <w:bCs/>
          </w:rPr>
          <w:t xml:space="preserve">Statement of the Problem No. 1: </w:t>
        </w:r>
      </w:ins>
      <w:ins w:id="1075" w:author="Unknown Author" w:date="2021-11-15T10:50:18Z">
        <w:r>
          <w:rPr>
            <w:rFonts w:ascii="Times New Roman" w:hAnsi="Times New Roman"/>
            <w:b w:val="false"/>
            <w:bCs w:val="false"/>
          </w:rPr>
          <w:t>What is the specification profile of the research experiment?</w:t>
        </w:r>
      </w:ins>
    </w:p>
    <w:p>
      <w:pPr>
        <w:pStyle w:val="Normal"/>
        <w:bidi w:val="0"/>
        <w:spacing w:lineRule="auto" w:line="480" w:before="0" w:after="159"/>
        <w:ind w:left="0" w:right="0" w:hanging="0"/>
        <w:jc w:val="both"/>
        <w:rPr>
          <w:b w:val="false"/>
          <w:b w:val="false"/>
          <w:bCs w:val="false"/>
        </w:rPr>
      </w:pPr>
      <w:ins w:id="1077"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078"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079"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080"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081"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082"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083" w:author="Unknown Author" w:date="2021-11-15T10:54:59Z">
              <w:r>
                <w:rPr/>
                <w:t>300</w:t>
              </w:r>
            </w:ins>
            <w:ins w:id="1084"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1086" w:author="Unknown Author" w:date="2021-11-15T10:56:23Z"/>
        </w:rPr>
      </w:pPr>
      <w:ins w:id="1085"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1087" w:author="Unknown Author" w:date="2021-11-15T10:56:23Z">
        <w:r>
          <w:rPr>
            <w:b w:val="false"/>
            <w:bCs w:val="false"/>
          </w:rPr>
          <w:tab/>
        </w:r>
      </w:ins>
      <w:bookmarkStart w:id="51"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1088" w:author="Unknown Author" w:date="2021-12-06T11:22:56Z">
        <w:r>
          <w:rPr>
            <w:b w:val="false"/>
            <w:bCs w:val="false"/>
          </w:rPr>
          <w:delText>HP tech takes, 2018</w:delText>
        </w:r>
      </w:del>
      <w:ins w:id="1089"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1"/>
      <w:r>
        <w:rPr>
          <w:rFonts w:ascii="Times New Roman" w:hAnsi="Times New Roman"/>
          <w:b w:val="false"/>
          <w:bCs w:val="false"/>
        </w:rPr>
        <w:t xml:space="preserve"> </w:t>
      </w:r>
      <w:bookmarkStart w:id="52"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2"/>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3"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3"/>
    </w:p>
    <w:p>
      <w:pPr>
        <w:pStyle w:val="Normal"/>
        <w:bidi w:val="0"/>
        <w:spacing w:lineRule="auto" w:line="480" w:before="0" w:after="159"/>
        <w:ind w:left="0" w:right="0" w:hanging="0"/>
        <w:jc w:val="both"/>
        <w:rPr>
          <w:b/>
          <w:b/>
          <w:bCs/>
          <w:ins w:id="1090" w:author="Unknown Author" w:date="2021-12-11T10:42:22Z"/>
        </w:rPr>
      </w:pPr>
      <w:bookmarkStart w:id="54" w:name="__DdeLink__3759_3290566110"/>
      <w:r>
        <w:rPr>
          <w:rFonts w:ascii="Times New Roman" w:hAnsi="Times New Roman"/>
          <w:b/>
          <w:bCs/>
        </w:rPr>
        <w:t>Part II Qualitative Rubric on Testing Google Me</w:t>
      </w:r>
      <w:bookmarkEnd w:id="54"/>
      <w:r>
        <w:rPr>
          <w:rFonts w:ascii="Times New Roman" w:hAnsi="Times New Roman"/>
          <w:b/>
          <w:bCs/>
        </w:rPr>
        <w:t>et Performance in Latency</w:t>
      </w:r>
    </w:p>
    <w:p>
      <w:pPr>
        <w:pStyle w:val="Normal"/>
        <w:bidi w:val="0"/>
        <w:spacing w:lineRule="auto" w:line="480" w:before="0" w:after="159"/>
        <w:ind w:left="0" w:right="0" w:hanging="0"/>
        <w:jc w:val="both"/>
        <w:rPr>
          <w:b/>
          <w:b/>
          <w:bCs/>
        </w:rPr>
      </w:pPr>
      <w:ins w:id="1091" w:author="Unknown Author" w:date="2021-12-11T10:42:22Z">
        <w:r>
          <w:rPr>
            <w:rFonts w:ascii="Times New Roman" w:hAnsi="Times New Roman"/>
            <w:b/>
            <w:bCs/>
          </w:rPr>
          <w:t>Statement of the Problem No. 2</w:t>
        </w:r>
      </w:ins>
      <w:ins w:id="1092" w:author="Unknown Author" w:date="2021-12-11T10:43:15Z">
        <w:r>
          <w:rPr>
            <w:rFonts w:ascii="Times New Roman" w:hAnsi="Times New Roman"/>
            <w:b/>
            <w:bCs/>
          </w:rPr>
          <w:t xml:space="preserve">: </w:t>
        </w:r>
      </w:ins>
      <w:ins w:id="1093" w:author="Unknown Author" w:date="2021-12-11T10:43:15Z">
        <w:r>
          <w:rPr>
            <w:rFonts w:ascii="Times New Roman" w:hAnsi="Times New Roman"/>
            <w:b w:val="false"/>
            <w:bCs w:val="false"/>
          </w:rPr>
          <w:t xml:space="preserve"> What is the qualitative rubric for testing Google Meet performance?</w:t>
        </w:r>
      </w:ins>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5"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5"/>
    </w:p>
    <w:p>
      <w:pPr>
        <w:pStyle w:val="Normal"/>
        <w:bidi w:val="0"/>
        <w:spacing w:lineRule="auto" w:line="480" w:before="0" w:after="159"/>
        <w:ind w:left="0" w:right="0" w:hanging="0"/>
        <w:jc w:val="both"/>
        <w:rPr>
          <w:b/>
          <w:b/>
          <w:bCs/>
          <w:ins w:id="1095" w:author="Unknown Author" w:date="2021-12-11T10:44:01Z"/>
        </w:rPr>
      </w:pPr>
      <w:ins w:id="1094" w:author="Unknown Author" w:date="2021-12-11T10:44:01Z">
        <w:r>
          <w:rPr/>
        </w:r>
      </w:ins>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43">
                <wp:simplePos x="0" y="0"/>
                <wp:positionH relativeFrom="column">
                  <wp:posOffset>23495</wp:posOffset>
                </wp:positionH>
                <wp:positionV relativeFrom="paragraph">
                  <wp:posOffset>-210185</wp:posOffset>
                </wp:positionV>
                <wp:extent cx="5075555" cy="702945"/>
                <wp:effectExtent l="0" t="0" r="0" b="0"/>
                <wp:wrapNone/>
                <wp:docPr id="122" name="Shape56_2"/>
                <a:graphic xmlns:a="http://schemas.openxmlformats.org/drawingml/2006/main">
                  <a:graphicData uri="http://schemas.microsoft.com/office/word/2010/wordprocessingShape">
                    <wps:wsp>
                      <wps:cNvSpPr/>
                      <wps:spPr>
                        <a:xfrm>
                          <a:off x="0" y="0"/>
                          <a:ext cx="5074920" cy="7023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wps:txbx>
                      <wps:bodyPr lIns="0" rIns="0" tIns="0" bIns="0">
                        <a:noAutofit/>
                      </wps:bodyPr>
                    </wps:wsp>
                  </a:graphicData>
                </a:graphic>
              </wp:anchor>
            </w:drawing>
          </mc:Choice>
          <mc:Fallback>
            <w:pict>
              <v:rect id="shape_0" ID="Shape56_2" stroked="f" style="position:absolute;margin-left:1.85pt;margin-top:-16.55pt;width:399.55pt;height:55.25pt">
                <w10:wrap type="square"/>
                <v:fill o:detectmouseclick="t" on="false"/>
                <v:stroke color="#3465a4" joinstyle="round" endcap="flat"/>
                <v:textbox>
                  <w:txbxContent>
                    <w:p>
                      <w:pPr>
                        <w:pStyle w:val="FrameContents"/>
                        <w:overflowPunct w:val="false"/>
                        <w:rPr>
                          <w:color w:val="000000"/>
                        </w:rPr>
                      </w:pPr>
                      <w:r>
                        <w:rPr>
                          <w:color w:val="000000"/>
                          <w:sz w:val="20"/>
                        </w:rPr>
                        <w:t>ggscatter(tgroup1.tdt,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txbxContent>
                </v:textbox>
              </v:rect>
            </w:pict>
          </mc:Fallback>
        </mc:AlternateContent>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44">
            <wp:simplePos x="0" y="0"/>
            <wp:positionH relativeFrom="column">
              <wp:posOffset>1186815</wp:posOffset>
            </wp:positionH>
            <wp:positionV relativeFrom="paragraph">
              <wp:posOffset>-229235</wp:posOffset>
            </wp:positionV>
            <wp:extent cx="3124835" cy="1388110"/>
            <wp:effectExtent l="0" t="0" r="0" b="0"/>
            <wp:wrapSquare wrapText="largest"/>
            <wp:docPr id="1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 descr=""/>
                    <pic:cNvPicPr>
                      <a:picLocks noChangeAspect="1" noChangeArrowheads="1"/>
                    </pic:cNvPicPr>
                  </pic:nvPicPr>
                  <pic:blipFill>
                    <a:blip r:embed="rId16"/>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1096" w:author="Unknown Author" w:date="2021-12-10T10:54:27Z">
        <w:r>
          <w:rPr>
            <w:rFonts w:ascii="Times New Roman" w:hAnsi="Times New Roman"/>
            <w:sz w:val="16"/>
            <w:szCs w:val="24"/>
          </w:rPr>
          <w:t xml:space="preserve">Figure </w:t>
        </w:r>
      </w:ins>
      <w:ins w:id="1097" w:author="Unknown Author" w:date="2021-12-10T10:55:11Z">
        <w:r>
          <w:rPr>
            <w:rFonts w:ascii="Times New Roman" w:hAnsi="Times New Roman"/>
            <w:sz w:val="16"/>
            <w:szCs w:val="24"/>
          </w:rPr>
          <w:t>12: relationship of treatment group 1</w:t>
        </w:r>
      </w:ins>
    </w:p>
    <w:p>
      <w:pPr>
        <w:pStyle w:val="Normal"/>
        <w:bidi w:val="0"/>
        <w:spacing w:lineRule="auto" w:line="480" w:before="0" w:after="159"/>
        <w:ind w:left="0" w:right="0" w:hanging="0"/>
        <w:jc w:val="both"/>
        <w:rPr>
          <w:b w:val="false"/>
          <w:b w:val="false"/>
          <w:bCs w:val="false"/>
        </w:rPr>
      </w:pPr>
      <w:bookmarkStart w:id="56"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56"/>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Based on the data in the table, the researchers would use Pearson correlation test using the code below in Rstudio.</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45">
                <wp:simplePos x="0" y="0"/>
                <wp:positionH relativeFrom="column">
                  <wp:posOffset>23495</wp:posOffset>
                </wp:positionH>
                <wp:positionV relativeFrom="paragraph">
                  <wp:posOffset>-210185</wp:posOffset>
                </wp:positionV>
                <wp:extent cx="5075555" cy="755650"/>
                <wp:effectExtent l="0" t="0" r="0" b="0"/>
                <wp:wrapNone/>
                <wp:docPr id="125" name="Shape56_3"/>
                <a:graphic xmlns:a="http://schemas.openxmlformats.org/drawingml/2006/main">
                  <a:graphicData uri="http://schemas.microsoft.com/office/word/2010/wordprocessingShape">
                    <wps:wsp>
                      <wps:cNvSpPr/>
                      <wps:spPr>
                        <a:xfrm>
                          <a:off x="0" y="0"/>
                          <a:ext cx="5074920" cy="75492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wps:txbx>
                      <wps:bodyPr lIns="0" rIns="0" tIns="0" bIns="0">
                        <a:noAutofit/>
                      </wps:bodyPr>
                    </wps:wsp>
                  </a:graphicData>
                </a:graphic>
              </wp:anchor>
            </w:drawing>
          </mc:Choice>
          <mc:Fallback>
            <w:pict>
              <v:rect id="shape_0" ID="Shape56_3" stroked="f" style="position:absolute;margin-left:1.85pt;margin-top:-16.55pt;width:399.55pt;height:59.4pt">
                <w10:wrap type="square"/>
                <v:fill o:detectmouseclick="t" on="false"/>
                <v:stroke color="#3465a4" joinstyle="round" endcap="flat"/>
                <v:textbox>
                  <w:txbxContent>
                    <w:p>
                      <w:pPr>
                        <w:pStyle w:val="FrameContents"/>
                        <w:overflowPunct w:val="false"/>
                        <w:rPr>
                          <w:color w:val="000000"/>
                        </w:rPr>
                      </w:pPr>
                      <w:r>
                        <w:rPr>
                          <w:color w:val="000000"/>
                          <w:sz w:val="20"/>
                        </w:rPr>
                        <w:t>ggscatter(tgroup2.tdt,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cor.test(tgroup2.tdt$latency, tgroup2.tdt$tdt,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46">
            <wp:simplePos x="0" y="0"/>
            <wp:positionH relativeFrom="column">
              <wp:posOffset>1108075</wp:posOffset>
            </wp:positionH>
            <wp:positionV relativeFrom="paragraph">
              <wp:posOffset>118110</wp:posOffset>
            </wp:positionV>
            <wp:extent cx="2984500" cy="1456690"/>
            <wp:effectExtent l="0" t="0" r="0" b="0"/>
            <wp:wrapSquare wrapText="largest"/>
            <wp:docPr id="1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6" descr=""/>
                    <pic:cNvPicPr>
                      <a:picLocks noChangeAspect="1" noChangeArrowheads="1"/>
                    </pic:cNvPicPr>
                  </pic:nvPicPr>
                  <pic:blipFill>
                    <a:blip r:embed="rId17"/>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099" w:author="Unknown Author" w:date="2021-12-10T09:58:38Z"/>
          <w:b w:val="false"/>
          <w:b w:val="false"/>
          <w:bCs w:val="false"/>
          <w:u w:val="none"/>
        </w:rPr>
      </w:pPr>
      <w:ins w:id="1098"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1101" w:author="Unknown Author" w:date="2021-12-10T10:55:40Z"/>
          <w:sz w:val="16"/>
          <w:szCs w:val="24"/>
        </w:rPr>
      </w:pPr>
      <w:ins w:id="1100" w:author="Unknown Author" w:date="2021-12-10T10:55:40Z">
        <w:r>
          <w:rPr>
            <w:rFonts w:ascii="Times New Roman" w:hAnsi="Times New Roman"/>
            <w:sz w:val="16"/>
            <w:szCs w:val="24"/>
          </w:rPr>
          <w:t>Figure 13: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57"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57"/>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code below is used to calculate Pearson correlation score based on the data on the table above.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47">
                <wp:simplePos x="0" y="0"/>
                <wp:positionH relativeFrom="column">
                  <wp:posOffset>23495</wp:posOffset>
                </wp:positionH>
                <wp:positionV relativeFrom="paragraph">
                  <wp:posOffset>-210185</wp:posOffset>
                </wp:positionV>
                <wp:extent cx="5075555" cy="755650"/>
                <wp:effectExtent l="0" t="0" r="0" b="0"/>
                <wp:wrapNone/>
                <wp:docPr id="128" name="Shape56_4"/>
                <a:graphic xmlns:a="http://schemas.openxmlformats.org/drawingml/2006/main">
                  <a:graphicData uri="http://schemas.microsoft.com/office/word/2010/wordprocessingShape">
                    <wps:wsp>
                      <wps:cNvSpPr/>
                      <wps:spPr>
                        <a:xfrm>
                          <a:off x="0" y="0"/>
                          <a:ext cx="5074920" cy="75492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wps:txbx>
                      <wps:bodyPr lIns="0" rIns="0" tIns="0" bIns="0">
                        <a:noAutofit/>
                      </wps:bodyPr>
                    </wps:wsp>
                  </a:graphicData>
                </a:graphic>
              </wp:anchor>
            </w:drawing>
          </mc:Choice>
          <mc:Fallback>
            <w:pict>
              <v:rect id="shape_0" ID="Shape56_4" stroked="f" style="position:absolute;margin-left:1.85pt;margin-top:-16.55pt;width:399.55pt;height:59.4pt">
                <w10:wrap type="square"/>
                <v:fill o:detectmouseclick="t" on="false"/>
                <v:stroke color="#3465a4" joinstyle="round" endcap="flat"/>
                <v:textbox>
                  <w:txbxContent>
                    <w:p>
                      <w:pPr>
                        <w:pStyle w:val="FrameContents"/>
                        <w:overflowPunct w:val="false"/>
                        <w:rPr>
                          <w:color w:val="000000"/>
                        </w:rPr>
                      </w:pPr>
                      <w:r>
                        <w:rPr>
                          <w:color w:val="000000"/>
                          <w:sz w:val="20"/>
                        </w:rPr>
                        <w:t>ggscatter(tgroup3.tdt, x = "latency", y = "tdt",</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ylab = "total drop time")</w:t>
                      </w:r>
                    </w:p>
                    <w:p>
                      <w:pPr>
                        <w:pStyle w:val="FrameContents"/>
                        <w:overflowPunct w:val="false"/>
                        <w:rPr>
                          <w:color w:val="000000"/>
                        </w:rPr>
                      </w:pPr>
                      <w:r>
                        <w:rPr>
                          <w:color w:val="000000"/>
                          <w:sz w:val="20"/>
                        </w:rPr>
                        <w:t>cor.test(tgroup3.tdt$latency, tgroup3.tdt$tdt, method = "pear")</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48">
            <wp:simplePos x="0" y="0"/>
            <wp:positionH relativeFrom="column">
              <wp:posOffset>979170</wp:posOffset>
            </wp:positionH>
            <wp:positionV relativeFrom="paragraph">
              <wp:posOffset>165735</wp:posOffset>
            </wp:positionV>
            <wp:extent cx="3477260" cy="1732915"/>
            <wp:effectExtent l="0" t="0" r="0" b="0"/>
            <wp:wrapSquare wrapText="largest"/>
            <wp:docPr id="1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7" descr=""/>
                    <pic:cNvPicPr>
                      <a:picLocks noChangeAspect="1" noChangeArrowheads="1"/>
                    </pic:cNvPicPr>
                  </pic:nvPicPr>
                  <pic:blipFill>
                    <a:blip r:embed="rId18"/>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1103" w:author="Unknown Author" w:date="2021-12-10T10:56:13Z"/>
        </w:rPr>
      </w:pPr>
      <w:ins w:id="1102" w:author="Unknown Author" w:date="2021-12-10T10:56:13Z">
        <w:r>
          <w:rPr>
            <w:sz w:val="16"/>
            <w:szCs w:val="24"/>
          </w:rPr>
          <w:t>Figure 14: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ins w:id="1105" w:author="Unknown Author" w:date="2021-12-11T10:44:29Z"/>
          <w:b/>
          <w:b/>
          <w:bCs/>
          <w:u w:val="none"/>
        </w:rPr>
      </w:pPr>
      <w:ins w:id="1104" w:author="Unknown Author" w:date="2021-12-11T10:44:29Z">
        <w:r>
          <w:rPr/>
        </w:r>
      </w:ins>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The source code below:</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78">
                <wp:simplePos x="0" y="0"/>
                <wp:positionH relativeFrom="column">
                  <wp:posOffset>339090</wp:posOffset>
                </wp:positionH>
                <wp:positionV relativeFrom="paragraph">
                  <wp:posOffset>-154940</wp:posOffset>
                </wp:positionV>
                <wp:extent cx="4862830" cy="767715"/>
                <wp:effectExtent l="0" t="0" r="0" b="0"/>
                <wp:wrapNone/>
                <wp:docPr id="131" name="Shape55"/>
                <a:graphic xmlns:a="http://schemas.openxmlformats.org/drawingml/2006/main">
                  <a:graphicData uri="http://schemas.microsoft.com/office/word/2010/wordprocessingShape">
                    <wps:wsp>
                      <wps:cNvSpPr/>
                      <wps:spPr>
                        <a:xfrm>
                          <a:off x="0" y="0"/>
                          <a:ext cx="4862160" cy="767160"/>
                        </a:xfrm>
                        <a:prstGeom prst="rect">
                          <a:avLst/>
                        </a:prstGeom>
                        <a:noFill/>
                        <a:ln>
                          <a:noFill/>
                        </a:ln>
                      </wps:spPr>
                      <wps:style>
                        <a:lnRef idx="0"/>
                        <a:fillRef idx="0"/>
                        <a:effectRef idx="0"/>
                        <a:fontRef idx="minor"/>
                      </wps:style>
                      <wps:txbx>
                        <w:txbxContent>
                          <w:p>
                            <w:pPr>
                              <w:pStyle w:val="FrameContents"/>
                              <w:overflowPunct w:val="false"/>
                              <w:rPr/>
                            </w:pPr>
                            <w:ins w:id="1106" w:author="Unknown Author" w:date="2021-12-06T12:03:07Z">
                              <w:r>
                                <w:rPr>
                                  <w:color w:val="000000"/>
                                  <w:sz w:val="21"/>
                                  <w:szCs w:val="16"/>
                                </w:rPr>
                                <w:t>ggscatter(tgroup4.tdt, x = "latency", y = "tdt",</w:t>
                              </w:r>
                            </w:ins>
                          </w:p>
                          <w:p>
                            <w:pPr>
                              <w:pStyle w:val="FrameContents"/>
                              <w:overflowPunct w:val="false"/>
                              <w:rPr/>
                            </w:pPr>
                            <w:ins w:id="1108" w:author="Unknown Author" w:date="2021-12-06T12:03:07Z">
                              <w:r>
                                <w:rPr>
                                  <w:color w:val="000000"/>
                                  <w:sz w:val="21"/>
                                  <w:szCs w:val="16"/>
                                </w:rPr>
                                <w:t xml:space="preserve">          </w:t>
                              </w:r>
                            </w:ins>
                            <w:ins w:id="1109" w:author="Unknown Author" w:date="2021-12-06T12:03:07Z">
                              <w:r>
                                <w:rPr>
                                  <w:color w:val="000000"/>
                                  <w:sz w:val="21"/>
                                  <w:szCs w:val="16"/>
                                </w:rPr>
                                <w:t>add = "reg.line", conf.int = TRUE,</w:t>
                              </w:r>
                            </w:ins>
                          </w:p>
                          <w:p>
                            <w:pPr>
                              <w:pStyle w:val="FrameContents"/>
                              <w:overflowPunct w:val="false"/>
                              <w:rPr/>
                            </w:pPr>
                            <w:ins w:id="1111" w:author="Unknown Author" w:date="2021-12-06T12:03:07Z">
                              <w:r>
                                <w:rPr>
                                  <w:color w:val="000000"/>
                                  <w:sz w:val="21"/>
                                  <w:szCs w:val="16"/>
                                </w:rPr>
                                <w:t xml:space="preserve">          </w:t>
                              </w:r>
                            </w:ins>
                            <w:ins w:id="1112" w:author="Unknown Author" w:date="2021-12-06T12:03:07Z">
                              <w:r>
                                <w:rPr>
                                  <w:color w:val="000000"/>
                                  <w:sz w:val="21"/>
                                  <w:szCs w:val="16"/>
                                </w:rPr>
                                <w:t>cor.coef = TRUE, cor.method = "pearson",</w:t>
                              </w:r>
                            </w:ins>
                          </w:p>
                          <w:p>
                            <w:pPr>
                              <w:pStyle w:val="FrameContents"/>
                              <w:overflowPunct w:val="false"/>
                              <w:rPr/>
                            </w:pPr>
                            <w:ins w:id="1114" w:author="Unknown Author" w:date="2021-12-06T12:03:07Z">
                              <w:r>
                                <w:rPr>
                                  <w:color w:val="000000"/>
                                  <w:sz w:val="21"/>
                                  <w:szCs w:val="16"/>
                                </w:rPr>
                                <w:t xml:space="preserve">          </w:t>
                              </w:r>
                            </w:ins>
                            <w:ins w:id="1115" w:author="Unknown Author" w:date="2021-12-06T12:03:07Z">
                              <w:r>
                                <w:rPr>
                                  <w:color w:val="000000"/>
                                  <w:sz w:val="21"/>
                                  <w:szCs w:val="16"/>
                                </w:rPr>
                                <w:t>xlab = "Latency", ylab = "total drop time")</w:t>
                              </w:r>
                            </w:ins>
                          </w:p>
                          <w:p>
                            <w:pPr>
                              <w:pStyle w:val="FrameContents"/>
                              <w:overflowPunct w:val="false"/>
                              <w:rPr/>
                            </w:pPr>
                            <w:ins w:id="1117" w:author="Unknown Author" w:date="2021-12-06T12:03:07Z">
                              <w:r>
                                <w:rPr>
                                  <w:color w:val="000000"/>
                                  <w:sz w:val="21"/>
                                  <w:szCs w:val="16"/>
                                </w:rPr>
                                <w:t>cor.test(tgroup4.tdt$latency, tgroup4.tdt$tdt, method = "pear")</w:t>
                              </w:r>
                            </w:ins>
                          </w:p>
                        </w:txbxContent>
                      </wps:txbx>
                      <wps:bodyPr lIns="0" rIns="0" tIns="0" bIns="0">
                        <a:spAutoFit/>
                      </wps:bodyPr>
                    </wps:wsp>
                  </a:graphicData>
                </a:graphic>
              </wp:anchor>
            </w:drawing>
          </mc:Choice>
          <mc:Fallback>
            <w:pict>
              <v:rect id="shape_0" ID="Shape55" stroked="f" style="position:absolute;margin-left:26.7pt;margin-top:-12.2pt;width:382.8pt;height:60.35pt">
                <w10:wrap type="square"/>
                <v:fill o:detectmouseclick="t" on="false"/>
                <v:stroke color="#3465a4" joinstyle="round" endcap="flat"/>
                <v:textbox>
                  <w:txbxContent>
                    <w:p>
                      <w:pPr>
                        <w:pStyle w:val="FrameContents"/>
                        <w:overflowPunct w:val="false"/>
                        <w:rPr/>
                      </w:pPr>
                      <w:ins w:id="1118" w:author="Unknown Author" w:date="2021-12-06T12:03:07Z">
                        <w:r>
                          <w:rPr>
                            <w:color w:val="000000"/>
                            <w:sz w:val="21"/>
                            <w:szCs w:val="16"/>
                          </w:rPr>
                          <w:t>ggscatter(tgroup4.tdt, x = "latency", y = "tdt",</w:t>
                        </w:r>
                      </w:ins>
                    </w:p>
                    <w:p>
                      <w:pPr>
                        <w:pStyle w:val="FrameContents"/>
                        <w:overflowPunct w:val="false"/>
                        <w:rPr/>
                      </w:pPr>
                      <w:ins w:id="1120" w:author="Unknown Author" w:date="2021-12-06T12:03:07Z">
                        <w:r>
                          <w:rPr>
                            <w:color w:val="000000"/>
                            <w:sz w:val="21"/>
                            <w:szCs w:val="16"/>
                          </w:rPr>
                          <w:t xml:space="preserve">          </w:t>
                        </w:r>
                      </w:ins>
                      <w:ins w:id="1121" w:author="Unknown Author" w:date="2021-12-06T12:03:07Z">
                        <w:r>
                          <w:rPr>
                            <w:color w:val="000000"/>
                            <w:sz w:val="21"/>
                            <w:szCs w:val="16"/>
                          </w:rPr>
                          <w:t>add = "reg.line", conf.int = TRUE,</w:t>
                        </w:r>
                      </w:ins>
                    </w:p>
                    <w:p>
                      <w:pPr>
                        <w:pStyle w:val="FrameContents"/>
                        <w:overflowPunct w:val="false"/>
                        <w:rPr/>
                      </w:pPr>
                      <w:ins w:id="1123" w:author="Unknown Author" w:date="2021-12-06T12:03:07Z">
                        <w:r>
                          <w:rPr>
                            <w:color w:val="000000"/>
                            <w:sz w:val="21"/>
                            <w:szCs w:val="16"/>
                          </w:rPr>
                          <w:t xml:space="preserve">          </w:t>
                        </w:r>
                      </w:ins>
                      <w:ins w:id="1124" w:author="Unknown Author" w:date="2021-12-06T12:03:07Z">
                        <w:r>
                          <w:rPr>
                            <w:color w:val="000000"/>
                            <w:sz w:val="21"/>
                            <w:szCs w:val="16"/>
                          </w:rPr>
                          <w:t>cor.coef = TRUE, cor.method = "pearson",</w:t>
                        </w:r>
                      </w:ins>
                    </w:p>
                    <w:p>
                      <w:pPr>
                        <w:pStyle w:val="FrameContents"/>
                        <w:overflowPunct w:val="false"/>
                        <w:rPr/>
                      </w:pPr>
                      <w:ins w:id="1126" w:author="Unknown Author" w:date="2021-12-06T12:03:07Z">
                        <w:r>
                          <w:rPr>
                            <w:color w:val="000000"/>
                            <w:sz w:val="21"/>
                            <w:szCs w:val="16"/>
                          </w:rPr>
                          <w:t xml:space="preserve">          </w:t>
                        </w:r>
                      </w:ins>
                      <w:ins w:id="1127" w:author="Unknown Author" w:date="2021-12-06T12:03:07Z">
                        <w:r>
                          <w:rPr>
                            <w:color w:val="000000"/>
                            <w:sz w:val="21"/>
                            <w:szCs w:val="16"/>
                          </w:rPr>
                          <w:t>xlab = "Latency", ylab = "total drop time")</w:t>
                        </w:r>
                      </w:ins>
                    </w:p>
                    <w:p>
                      <w:pPr>
                        <w:pStyle w:val="FrameContents"/>
                        <w:overflowPunct w:val="false"/>
                        <w:rPr/>
                      </w:pPr>
                      <w:ins w:id="1129" w:author="Unknown Author" w:date="2021-12-06T12:03:07Z">
                        <w:r>
                          <w:rPr>
                            <w:color w:val="000000"/>
                            <w:sz w:val="21"/>
                            <w:szCs w:val="16"/>
                          </w:rPr>
                          <w:t>cor.test(tgroup4.tdt$latency, tgroup4.tdt$tdt,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49">
            <wp:simplePos x="0" y="0"/>
            <wp:positionH relativeFrom="column">
              <wp:posOffset>832485</wp:posOffset>
            </wp:positionH>
            <wp:positionV relativeFrom="paragraph">
              <wp:posOffset>9525</wp:posOffset>
            </wp:positionV>
            <wp:extent cx="3208020" cy="1501775"/>
            <wp:effectExtent l="0" t="0" r="0" b="0"/>
            <wp:wrapSquare wrapText="largest"/>
            <wp:docPr id="13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8" descr=""/>
                    <pic:cNvPicPr>
                      <a:picLocks noChangeAspect="1" noChangeArrowheads="1"/>
                    </pic:cNvPicPr>
                  </pic:nvPicPr>
                  <pic:blipFill>
                    <a:blip r:embed="rId19"/>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130" w:author="Unknown Author" w:date="2021-12-10T10:56:52Z">
        <w:r>
          <w:rPr>
            <w:rFonts w:eastAsia="Noto Serif CJK SC" w:cs="Lohit Devanagari" w:ascii="Times New Roman" w:hAnsi="Times New Roman"/>
            <w:strike w:val="false"/>
            <w:dstrike w:val="false"/>
            <w:sz w:val="16"/>
            <w:szCs w:val="24"/>
          </w:rPr>
          <w:t xml:space="preserve">figure 15: </w:t>
        </w:r>
      </w:ins>
      <w:ins w:id="1131" w:author="Unknown Author" w:date="2021-12-10T10:57:01Z">
        <w:r>
          <w:rPr>
            <w:rFonts w:eastAsia="Noto Serif CJK SC" w:cs="Lohit Devanagari" w:ascii="Times New Roman" w:hAnsi="Times New Roman"/>
            <w:strike w:val="false"/>
            <w:dstrike w:val="false"/>
            <w:sz w:val="16"/>
            <w:szCs w:val="24"/>
          </w:rPr>
          <w:t xml:space="preserve"> relationship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58"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58"/>
    </w:p>
    <w:p>
      <w:pPr>
        <w:pStyle w:val="Normal"/>
        <w:bidi w:val="0"/>
        <w:spacing w:lineRule="auto" w:line="480" w:before="0" w:after="159"/>
        <w:ind w:left="0" w:right="0" w:hanging="0"/>
        <w:jc w:val="both"/>
        <w:rPr>
          <w:rFonts w:ascii="Times New Roman" w:hAnsi="Times New Roman"/>
          <w:ins w:id="1133" w:author="Unknown Author" w:date="2021-12-06T12:03:36Z"/>
          <w:b w:val="false"/>
          <w:b w:val="false"/>
          <w:bCs w:val="false"/>
          <w:u w:val="none"/>
        </w:rPr>
      </w:pPr>
      <w:ins w:id="1132"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ins w:id="1135" w:author="Unknown Author" w:date="2021-12-11T10:44:37Z"/>
          <w:b/>
          <w:b/>
          <w:bCs/>
        </w:rPr>
      </w:pPr>
      <w:ins w:id="1134" w:author="Unknown Author" w:date="2021-12-11T10:44:37Z">
        <w:r>
          <w:rPr/>
        </w:r>
      </w:ins>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59" w:name="__DdeLink__2189_66867511"/>
      <w:r>
        <w:rPr>
          <w:rFonts w:eastAsia="Noto Serif CJK SC" w:cs="Lohit Devanagari" w:ascii="Times New Roman" w:hAnsi="Times New Roman"/>
          <w:b/>
          <w:bCs/>
        </w:rPr>
        <w:t>peed (500KB/</w:t>
      </w:r>
      <w:bookmarkEnd w:id="59"/>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0" w:name="__DdeLink__2680_2929404521"/>
      <w:bookmarkEnd w:id="60"/>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79">
            <wp:simplePos x="0" y="0"/>
            <wp:positionH relativeFrom="column">
              <wp:posOffset>765175</wp:posOffset>
            </wp:positionH>
            <wp:positionV relativeFrom="paragraph">
              <wp:posOffset>-262255</wp:posOffset>
            </wp:positionV>
            <wp:extent cx="3906520" cy="1776730"/>
            <wp:effectExtent l="0" t="0" r="0" b="0"/>
            <wp:wrapSquare wrapText="largest"/>
            <wp:docPr id="1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1" descr=""/>
                    <pic:cNvPicPr>
                      <a:picLocks noChangeAspect="1" noChangeArrowheads="1"/>
                    </pic:cNvPicPr>
                  </pic:nvPicPr>
                  <pic:blipFill>
                    <a:blip r:embed="rId20"/>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137" w:author="Unknown Author" w:date="2021-12-10T10:57:39Z"/>
          <w:b w:val="false"/>
          <w:b w:val="false"/>
          <w:bCs w:val="false"/>
          <w:u w:val="none"/>
        </w:rPr>
      </w:pPr>
      <w:ins w:id="1136"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138" w:author="Unknown Author" w:date="2021-12-10T10:57:39Z">
        <w:r>
          <w:rPr>
            <w:rFonts w:ascii="Times New Roman" w:hAnsi="Times New Roman"/>
            <w:b w:val="false"/>
            <w:bCs w:val="false"/>
            <w:sz w:val="16"/>
            <w:szCs w:val="24"/>
            <w:u w:val="none"/>
          </w:rPr>
          <w:t>Figure 16: performance increase per treatmen</w:t>
        </w:r>
      </w:ins>
      <w:ins w:id="1139" w:author="Unknown Author" w:date="2021-12-10T10:58:00Z">
        <w:r>
          <w:rPr>
            <w:rFonts w:ascii="Times New Roman" w:hAnsi="Times New Roman"/>
            <w:b w:val="false"/>
            <w:bCs w:val="false"/>
            <w:sz w:val="16"/>
            <w:szCs w:val="24"/>
            <w:u w:val="none"/>
          </w:rPr>
          <w:t>t group</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1"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1"/>
    </w:p>
    <w:p>
      <w:pPr>
        <w:pStyle w:val="Normal"/>
        <w:bidi w:val="0"/>
        <w:spacing w:lineRule="auto" w:line="480" w:before="0" w:after="159"/>
        <w:ind w:left="0" w:right="0" w:hanging="0"/>
        <w:jc w:val="both"/>
        <w:rPr>
          <w:b/>
          <w:b/>
          <w:bCs/>
        </w:rPr>
      </w:pPr>
      <w:r>
        <w:rPr>
          <w:b/>
          <w:bCs/>
        </w:rPr>
        <w:t>Treatment Group 1 (</w:t>
      </w:r>
      <w:bookmarkStart w:id="62" w:name="__DdeLink__2109_66867511"/>
      <w:r>
        <w:rPr>
          <w:b/>
          <w:bCs/>
        </w:rPr>
        <w:t xml:space="preserve"> </w:t>
      </w:r>
      <w:r>
        <w:rPr>
          <w:rFonts w:eastAsia="Noto Serif CJK SC" w:cs="Lohit Devanagari" w:ascii="Times New Roman" w:hAnsi="Times New Roman"/>
          <w:b/>
          <w:bCs/>
        </w:rPr>
        <w:t xml:space="preserve">Δ </w:t>
      </w:r>
      <w:bookmarkEnd w:id="62"/>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65">
                <wp:simplePos x="0" y="0"/>
                <wp:positionH relativeFrom="column">
                  <wp:posOffset>606425</wp:posOffset>
                </wp:positionH>
                <wp:positionV relativeFrom="paragraph">
                  <wp:posOffset>-154305</wp:posOffset>
                </wp:positionV>
                <wp:extent cx="4302125" cy="1083310"/>
                <wp:effectExtent l="0" t="0" r="0" b="0"/>
                <wp:wrapNone/>
                <wp:docPr id="135" name="Shape66"/>
                <a:graphic xmlns:a="http://schemas.openxmlformats.org/drawingml/2006/main">
                  <a:graphicData uri="http://schemas.microsoft.com/office/word/2010/wordprocessingShape">
                    <wps:wsp>
                      <wps:cNvSpPr/>
                      <wps:spPr>
                        <a:xfrm>
                          <a:off x="0" y="0"/>
                          <a:ext cx="4301640" cy="1082520"/>
                        </a:xfrm>
                        <a:prstGeom prst="rect">
                          <a:avLst/>
                        </a:prstGeom>
                        <a:noFill/>
                        <a:ln>
                          <a:noFill/>
                        </a:ln>
                      </wps:spPr>
                      <wps:style>
                        <a:lnRef idx="0"/>
                        <a:fillRef idx="0"/>
                        <a:effectRef idx="0"/>
                        <a:fontRef idx="minor"/>
                      </wps:style>
                      <wps:txbx>
                        <w:txbxContent>
                          <w:p>
                            <w:pPr>
                              <w:pStyle w:val="FrameContents"/>
                              <w:rPr>
                                <w:sz w:val="20"/>
                                <w:szCs w:val="16"/>
                              </w:rPr>
                            </w:pPr>
                            <w:r>
                              <w:rPr>
                                <w:color w:val="000000"/>
                                <w:sz w:val="20"/>
                                <w:szCs w:val="16"/>
                                <w:rPrChange w:id="0" w:author="Unknown Author" w:date="2021-12-10T09:58:56Z"/>
                              </w:rPr>
                              <w:t>cor.test(tgroup1.acm$latency, tgroup1.acm$acm, method = "pear")</w:t>
                            </w:r>
                          </w:p>
                          <w:p>
                            <w:pPr>
                              <w:pStyle w:val="FrameContents"/>
                              <w:rPr/>
                            </w:pPr>
                            <w:r>
                              <w:rPr/>
                            </w:r>
                          </w:p>
                          <w:p>
                            <w:pPr>
                              <w:pStyle w:val="FrameContents"/>
                              <w:rPr/>
                            </w:pPr>
                            <w:r>
                              <w:rPr/>
                            </w:r>
                          </w:p>
                          <w:p>
                            <w:pPr>
                              <w:pStyle w:val="FrameContents"/>
                              <w:rPr>
                                <w:sz w:val="20"/>
                                <w:szCs w:val="16"/>
                              </w:rPr>
                            </w:pPr>
                            <w:r>
                              <w:rPr>
                                <w:color w:val="000000"/>
                                <w:sz w:val="20"/>
                                <w:szCs w:val="16"/>
                                <w:rPrChange w:id="0" w:author="Unknown Author" w:date="2021-12-10T09:58:56Z"/>
                              </w:rPr>
                              <w:t>ggscatter(tgroup1.acm, x = "latency", y = "acm",</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add = "reg.line", conf.int = TRUE,</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cor.coef = TRUE, cor.method = "pearson",</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xlab = "Latency", ylab = "Audio Cache Miss")</w:t>
                            </w:r>
                          </w:p>
                        </w:txbxContent>
                      </wps:txbx>
                      <wps:bodyPr lIns="0" rIns="0" tIns="0" bIns="0">
                        <a:spAutoFit/>
                      </wps:bodyPr>
                    </wps:wsp>
                  </a:graphicData>
                </a:graphic>
              </wp:anchor>
            </w:drawing>
          </mc:Choice>
          <mc:Fallback>
            <w:pict>
              <v:rect id="shape_0" ID="Shape66" stroked="f" style="position:absolute;margin-left:47.75pt;margin-top:-12.15pt;width:338.65pt;height:85.2pt">
                <w10:wrap type="square"/>
                <v:fill o:detectmouseclick="t" on="false"/>
                <v:stroke color="#3465a4" joinstyle="round" endcap="flat"/>
                <v:textbox>
                  <w:txbxContent>
                    <w:p>
                      <w:pPr>
                        <w:pStyle w:val="FrameContents"/>
                        <w:rPr>
                          <w:sz w:val="20"/>
                          <w:szCs w:val="16"/>
                        </w:rPr>
                      </w:pPr>
                      <w:r>
                        <w:rPr>
                          <w:color w:val="000000"/>
                          <w:sz w:val="20"/>
                          <w:szCs w:val="16"/>
                          <w:rPrChange w:id="0" w:author="Unknown Author" w:date="2021-12-10T09:58:56Z"/>
                        </w:rPr>
                        <w:t>cor.test(tgroup1.acm$latency, tgroup1.acm$acm, method = "pear")</w:t>
                      </w:r>
                    </w:p>
                    <w:p>
                      <w:pPr>
                        <w:pStyle w:val="FrameContents"/>
                        <w:rPr/>
                      </w:pPr>
                      <w:r>
                        <w:rPr/>
                      </w:r>
                    </w:p>
                    <w:p>
                      <w:pPr>
                        <w:pStyle w:val="FrameContents"/>
                        <w:rPr/>
                      </w:pPr>
                      <w:r>
                        <w:rPr/>
                      </w:r>
                    </w:p>
                    <w:p>
                      <w:pPr>
                        <w:pStyle w:val="FrameContents"/>
                        <w:rPr>
                          <w:sz w:val="20"/>
                          <w:szCs w:val="16"/>
                        </w:rPr>
                      </w:pPr>
                      <w:r>
                        <w:rPr>
                          <w:color w:val="000000"/>
                          <w:sz w:val="20"/>
                          <w:szCs w:val="16"/>
                          <w:rPrChange w:id="0" w:author="Unknown Author" w:date="2021-12-10T09:58:56Z"/>
                        </w:rPr>
                        <w:t>ggscatter(tgroup1.acm, x = "latency", y = "acm",</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add = "reg.line", conf.int = TRUE,</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cor.coef = TRUE, cor.method = "pearson",</w:t>
                      </w:r>
                    </w:p>
                    <w:p>
                      <w:pPr>
                        <w:pStyle w:val="FrameContents"/>
                        <w:rPr>
                          <w:sz w:val="20"/>
                          <w:szCs w:val="16"/>
                        </w:rPr>
                      </w:pPr>
                      <w:r>
                        <w:rPr>
                          <w:color w:val="000000"/>
                          <w:sz w:val="20"/>
                          <w:szCs w:val="16"/>
                          <w:rPrChange w:id="0" w:author="Unknown Author" w:date="2021-12-10T09:58:56Z"/>
                        </w:rPr>
                        <w:t xml:space="preserve">          </w:t>
                      </w:r>
                      <w:r>
                        <w:rPr>
                          <w:color w:val="000000"/>
                          <w:sz w:val="20"/>
                          <w:szCs w:val="16"/>
                          <w:rPrChange w:id="0" w:author="Unknown Author" w:date="2021-12-10T09:58:56Z"/>
                        </w:rPr>
                        <w:t>xlab = "Latency", ylab = "Audio Cache Miss")</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157" w:author="Unknown Author" w:date="2021-12-11T10:45:31Z"/>
        </w:rPr>
      </w:pPr>
      <w:del w:id="1156" w:author="Unknown Author" w:date="2021-12-11T10:45:31Z">
        <w:r>
          <w:rPr/>
        </w:r>
      </w:del>
    </w:p>
    <w:p>
      <w:pPr>
        <w:pStyle w:val="Normal"/>
        <w:bidi w:val="0"/>
        <w:spacing w:lineRule="auto" w:line="480" w:before="0" w:after="159"/>
        <w:ind w:left="0" w:right="0" w:hanging="0"/>
        <w:jc w:val="both"/>
        <w:rPr>
          <w:rFonts w:ascii="Times New Roman" w:hAnsi="Times New Roman"/>
          <w:b w:val="false"/>
          <w:b w:val="false"/>
          <w:bCs w:val="false"/>
          <w:u w:val="none"/>
        </w:rPr>
      </w:pPr>
      <w:bookmarkStart w:id="63"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3"/>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51">
            <wp:simplePos x="0" y="0"/>
            <wp:positionH relativeFrom="column">
              <wp:posOffset>1263650</wp:posOffset>
            </wp:positionH>
            <wp:positionV relativeFrom="paragraph">
              <wp:posOffset>-248920</wp:posOffset>
            </wp:positionV>
            <wp:extent cx="2972435" cy="1560195"/>
            <wp:effectExtent l="0" t="0" r="0" b="0"/>
            <wp:wrapSquare wrapText="largest"/>
            <wp:docPr id="1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9" descr=""/>
                    <pic:cNvPicPr>
                      <a:picLocks noChangeAspect="1" noChangeArrowheads="1"/>
                    </pic:cNvPicPr>
                  </pic:nvPicPr>
                  <pic:blipFill>
                    <a:blip r:embed="rId21"/>
                    <a:stretch>
                      <a:fillRect/>
                    </a:stretch>
                  </pic:blipFill>
                  <pic:spPr bwMode="auto">
                    <a:xfrm>
                      <a:off x="0" y="0"/>
                      <a:ext cx="2972435" cy="15601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159" w:author="Unknown Author" w:date="2021-12-11T10:45:02Z"/>
        </w:rPr>
      </w:pPr>
      <w:del w:id="1158"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del w:id="1161" w:author="Unknown Author" w:date="2021-12-11T10:45:02Z"/>
        </w:rPr>
      </w:pPr>
      <w:del w:id="1160"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ins w:id="1163" w:author="Unknown Author" w:date="2021-12-11T10:45:35Z"/>
          <w:b w:val="false"/>
          <w:b w:val="false"/>
          <w:bCs w:val="false"/>
          <w:u w:val="none"/>
        </w:rPr>
      </w:pPr>
      <w:ins w:id="1162" w:author="Unknown Author" w:date="2021-12-11T10:45:35Z">
        <w:r>
          <w:rPr/>
        </w:r>
      </w:ins>
    </w:p>
    <w:p>
      <w:pPr>
        <w:pStyle w:val="Normal"/>
        <w:bidi w:val="0"/>
        <w:spacing w:lineRule="auto" w:line="480" w:before="0" w:after="159"/>
        <w:ind w:left="0" w:right="0" w:hanging="0"/>
        <w:jc w:val="center"/>
        <w:rPr>
          <w:b w:val="false"/>
          <w:b w:val="false"/>
          <w:bCs w:val="false"/>
          <w:sz w:val="16"/>
          <w:szCs w:val="24"/>
        </w:rPr>
      </w:pPr>
      <w:ins w:id="1164" w:author="Unknown Author" w:date="2021-12-10T10:58:09Z">
        <w:r>
          <w:rPr>
            <w:b w:val="false"/>
            <w:bCs w:val="false"/>
            <w:sz w:val="16"/>
            <w:szCs w:val="24"/>
          </w:rPr>
          <w:t>Figure 17</w:t>
        </w:r>
      </w:ins>
    </w:p>
    <w:p>
      <w:pPr>
        <w:pStyle w:val="Normal"/>
        <w:bidi w:val="0"/>
        <w:spacing w:lineRule="auto" w:line="480" w:before="0" w:after="159"/>
        <w:ind w:left="0" w:right="0" w:hanging="0"/>
        <w:jc w:val="both"/>
        <w:rPr>
          <w:b/>
          <w:b/>
          <w:bCs/>
          <w:ins w:id="1166" w:author="Unknown Author" w:date="2021-12-11T10:45:07Z"/>
        </w:rPr>
      </w:pPr>
      <w:ins w:id="1165" w:author="Unknown Author" w:date="2021-12-11T10:45:07Z">
        <w:r>
          <w:rPr/>
        </w:r>
      </w:ins>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4" w:name="__DdeLink__2686_2929404521"/>
      <w:bookmarkEnd w:id="64"/>
      <w:r>
        <w:drawing>
          <wp:anchor behindDoc="0" distT="0" distB="0" distL="0" distR="0" simplePos="0" locked="0" layoutInCell="1" allowOverlap="1" relativeHeight="52">
            <wp:simplePos x="0" y="0"/>
            <wp:positionH relativeFrom="column">
              <wp:posOffset>1344930</wp:posOffset>
            </wp:positionH>
            <wp:positionV relativeFrom="paragraph">
              <wp:posOffset>1268730</wp:posOffset>
            </wp:positionV>
            <wp:extent cx="2796540" cy="1468120"/>
            <wp:effectExtent l="0" t="0" r="0" b="0"/>
            <wp:wrapSquare wrapText="largest"/>
            <wp:docPr id="13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0" descr=""/>
                    <pic:cNvPicPr>
                      <a:picLocks noChangeAspect="1" noChangeArrowheads="1"/>
                    </pic:cNvPicPr>
                  </pic:nvPicPr>
                  <pic:blipFill>
                    <a:blip r:embed="rId22"/>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b w:val="false"/>
          <w:b w:val="false"/>
          <w:bCs w:val="false"/>
          <w:sz w:val="16"/>
          <w:szCs w:val="24"/>
        </w:rPr>
      </w:pPr>
      <w:ins w:id="1167" w:author="Unknown Author" w:date="2021-12-10T10:58:36Z">
        <w:r>
          <w:rPr>
            <w:b w:val="false"/>
            <w:bCs w:val="false"/>
            <w:sz w:val="16"/>
            <w:szCs w:val="24"/>
          </w:rPr>
          <w:t>figure 18</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ins w:id="1169" w:author="Unknown Author" w:date="2021-12-11T10:46:15Z"/>
        </w:rPr>
      </w:pPr>
      <w:ins w:id="1168" w:author="Unknown Author" w:date="2021-12-11T10:46:15Z">
        <w:r>
          <w:rPr/>
        </w:r>
      </w:ins>
    </w:p>
    <w:p>
      <w:pPr>
        <w:pStyle w:val="Normal"/>
        <w:bidi w:val="0"/>
        <w:spacing w:lineRule="auto" w:line="480" w:before="0" w:after="159"/>
        <w:ind w:left="0" w:right="0" w:hanging="0"/>
        <w:jc w:val="both"/>
        <w:rPr>
          <w:b/>
          <w:b/>
          <w:bCs/>
          <w:ins w:id="1171" w:author="Unknown Author" w:date="2021-12-11T10:46:15Z"/>
        </w:rPr>
      </w:pPr>
      <w:ins w:id="1170" w:author="Unknown Author" w:date="2021-12-11T10:46:15Z">
        <w:r>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53">
            <wp:simplePos x="0" y="0"/>
            <wp:positionH relativeFrom="column">
              <wp:posOffset>1154430</wp:posOffset>
            </wp:positionH>
            <wp:positionV relativeFrom="paragraph">
              <wp:posOffset>49530</wp:posOffset>
            </wp:positionV>
            <wp:extent cx="3353435" cy="1642745"/>
            <wp:effectExtent l="0" t="0" r="0" b="0"/>
            <wp:wrapSquare wrapText="largest"/>
            <wp:docPr id="13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1" descr=""/>
                    <pic:cNvPicPr>
                      <a:picLocks noChangeAspect="1" noChangeArrowheads="1"/>
                    </pic:cNvPicPr>
                  </pic:nvPicPr>
                  <pic:blipFill>
                    <a:blip r:embed="rId23"/>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173" w:author="Unknown Author" w:date="2021-12-10T10:58:42Z"/>
        </w:rPr>
      </w:pPr>
      <w:ins w:id="1172" w:author="Unknown Author" w:date="2021-12-10T10:58: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174" w:author="Unknown Author" w:date="2021-12-10T10:58:42Z">
        <w:r>
          <w:rPr>
            <w:rFonts w:eastAsia="Noto Serif CJK SC" w:cs="Lohit Devanagari" w:ascii="Times New Roman" w:hAnsi="Times New Roman"/>
            <w:sz w:val="16"/>
            <w:szCs w:val="24"/>
          </w:rPr>
          <w:t>figure 19</w:t>
        </w:r>
      </w:ins>
    </w:p>
    <w:p>
      <w:pPr>
        <w:pStyle w:val="Normal"/>
        <w:bidi w:val="0"/>
        <w:spacing w:lineRule="auto" w:line="480" w:before="0" w:after="159"/>
        <w:ind w:left="0" w:right="0" w:hanging="0"/>
        <w:jc w:val="both"/>
        <w:rPr>
          <w:b w:val="false"/>
          <w:b w:val="false"/>
          <w:bCs w:val="false"/>
        </w:rPr>
      </w:pPr>
      <w:bookmarkStart w:id="65"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 Again, here’s the r code used in drawing this result:</w:t>
      </w:r>
      <w:bookmarkEnd w:id="65"/>
    </w:p>
    <w:p>
      <w:pPr>
        <w:pStyle w:val="Normal"/>
        <w:bidi w:val="0"/>
        <w:spacing w:lineRule="auto" w:line="480" w:before="0" w:after="159"/>
        <w:ind w:left="0" w:right="0" w:hanging="0"/>
        <w:jc w:val="both"/>
        <w:rPr>
          <w:b/>
          <w:b/>
          <w:bCs/>
        </w:rPr>
      </w:pPr>
      <w:r>
        <w:rPr>
          <w:b/>
          <w:bCs/>
        </w:rPr>
        <mc:AlternateContent>
          <mc:Choice Requires="wps">
            <w:drawing>
              <wp:anchor behindDoc="0" distT="0" distB="0" distL="0" distR="0" simplePos="0" locked="0" layoutInCell="1" allowOverlap="1" relativeHeight="54">
                <wp:simplePos x="0" y="0"/>
                <wp:positionH relativeFrom="column">
                  <wp:posOffset>263525</wp:posOffset>
                </wp:positionH>
                <wp:positionV relativeFrom="paragraph">
                  <wp:posOffset>-67310</wp:posOffset>
                </wp:positionV>
                <wp:extent cx="5075555" cy="755650"/>
                <wp:effectExtent l="0" t="0" r="0" b="0"/>
                <wp:wrapNone/>
                <wp:docPr id="140" name="Shape56_7"/>
                <a:graphic xmlns:a="http://schemas.openxmlformats.org/drawingml/2006/main">
                  <a:graphicData uri="http://schemas.microsoft.com/office/word/2010/wordprocessingShape">
                    <wps:wsp>
                      <wps:cNvSpPr/>
                      <wps:spPr>
                        <a:xfrm>
                          <a:off x="0" y="0"/>
                          <a:ext cx="5074920" cy="754920"/>
                        </a:xfrm>
                        <a:prstGeom prst="rect">
                          <a:avLst/>
                        </a:prstGeom>
                        <a:noFill/>
                        <a:ln>
                          <a:noFill/>
                        </a:ln>
                      </wps:spPr>
                      <wps:style>
                        <a:lnRef idx="0"/>
                        <a:fillRef idx="0"/>
                        <a:effectRef idx="0"/>
                        <a:fontRef idx="minor"/>
                      </wps:style>
                      <wps:txbx>
                        <w:txbxContent>
                          <w:p>
                            <w:pPr>
                              <w:pStyle w:val="FrameContents"/>
                              <w:overflowPunct w:val="false"/>
                              <w:rPr>
                                <w:color w:val="000000"/>
                              </w:rPr>
                            </w:pPr>
                            <w:bookmarkStart w:id="66"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6"/>
                          </w:p>
                        </w:txbxContent>
                      </wps:txbx>
                      <wps:bodyPr lIns="0" rIns="0" tIns="0" bIns="0">
                        <a:noAutofit/>
                      </wps:bodyPr>
                    </wps:wsp>
                  </a:graphicData>
                </a:graphic>
              </wp:anchor>
            </w:drawing>
          </mc:Choice>
          <mc:Fallback>
            <w:pict>
              <v:rect id="shape_0" ID="Shape56_7" stroked="f" style="position:absolute;margin-left:20.75pt;margin-top:-5.3pt;width:399.55pt;height:59.4pt">
                <w10:wrap type="square"/>
                <v:fill o:detectmouseclick="t" on="false"/>
                <v:stroke color="#3465a4" joinstyle="round" endcap="flat"/>
                <v:textbox>
                  <w:txbxContent>
                    <w:p>
                      <w:pPr>
                        <w:pStyle w:val="FrameContents"/>
                        <w:overflowPunct w:val="false"/>
                        <w:rPr>
                          <w:color w:val="000000"/>
                        </w:rPr>
                      </w:pPr>
                      <w:bookmarkStart w:id="67" w:name="__DdeLink__5351_432758405"/>
                      <w:r>
                        <w:rPr>
                          <w:color w:val="000000"/>
                          <w:sz w:val="20"/>
                        </w:rPr>
                        <w:t>cor.test(tgroup.3.acm$latency, tgroup.3.acm$acm, method = "pear")</w:t>
                      </w:r>
                    </w:p>
                    <w:p>
                      <w:pPr>
                        <w:pStyle w:val="FrameContents"/>
                        <w:overflowPunct w:val="false"/>
                        <w:rPr>
                          <w:color w:val="000000"/>
                        </w:rPr>
                      </w:pPr>
                      <w:r>
                        <w:rPr>
                          <w:color w:val="000000"/>
                          <w:sz w:val="20"/>
                        </w:rPr>
                        <w:t>ggscatter(tgroup.3.acm, x = "latency", y = "acm",</w:t>
                      </w:r>
                    </w:p>
                    <w:p>
                      <w:pPr>
                        <w:pStyle w:val="FrameContents"/>
                        <w:overflowPunct w:val="false"/>
                        <w:rPr>
                          <w:color w:val="000000"/>
                        </w:rPr>
                      </w:pPr>
                      <w:r>
                        <w:rPr>
                          <w:color w:val="000000"/>
                          <w:sz w:val="20"/>
                        </w:rPr>
                        <w:t xml:space="preserve">          </w:t>
                      </w:r>
                      <w:r>
                        <w:rPr>
                          <w:color w:val="000000"/>
                          <w:sz w:val="20"/>
                        </w:rPr>
                        <w:t>add = "reg.line", conf.int = TRUE,</w:t>
                      </w:r>
                    </w:p>
                    <w:p>
                      <w:pPr>
                        <w:pStyle w:val="FrameContents"/>
                        <w:overflowPunct w:val="false"/>
                        <w:rPr>
                          <w:color w:val="000000"/>
                        </w:rPr>
                      </w:pPr>
                      <w:r>
                        <w:rPr>
                          <w:color w:val="000000"/>
                          <w:sz w:val="20"/>
                        </w:rPr>
                        <w:t xml:space="preserve">          </w:t>
                      </w:r>
                      <w:r>
                        <w:rPr>
                          <w:color w:val="000000"/>
                          <w:sz w:val="20"/>
                        </w:rPr>
                        <w:t>cor.coef = TRUE, cor.method = "pearson",</w:t>
                      </w:r>
                    </w:p>
                    <w:p>
                      <w:pPr>
                        <w:pStyle w:val="FrameContents"/>
                        <w:overflowPunct w:val="false"/>
                        <w:rPr>
                          <w:color w:val="000000"/>
                        </w:rPr>
                      </w:pPr>
                      <w:r>
                        <w:rPr>
                          <w:color w:val="000000"/>
                          <w:sz w:val="20"/>
                        </w:rPr>
                        <w:t xml:space="preserve">          </w:t>
                      </w:r>
                      <w:r>
                        <w:rPr>
                          <w:color w:val="000000"/>
                          <w:sz w:val="20"/>
                        </w:rPr>
                        <w:t>xlab = "Latency (ms)", ylab = "Audio Cache Miss")</w:t>
                      </w:r>
                      <w:bookmarkEnd w:id="67"/>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del w:id="1176" w:author="Unknown Author" w:date="2021-12-11T10:46:25Z"/>
        </w:rPr>
      </w:pPr>
      <w:del w:id="1175" w:author="Unknown Author" w:date="2021-12-11T10:46:25Z">
        <w:r>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68" w:name="__DdeLink__6919_432758405"/>
      <w:r>
        <w:rPr>
          <w:rFonts w:eastAsia="Noto Serif CJK SC" w:cs="Lohit Devanagari" w:ascii="Times New Roman" w:hAnsi="Times New Roman"/>
          <w:b/>
          <w:bCs/>
        </w:rPr>
        <w:t xml:space="preserve"> ( </w:t>
      </w:r>
      <w:bookmarkStart w:id="69" w:name="__DdeLink__2187_66867511"/>
      <w:r>
        <w:rPr>
          <w:rFonts w:eastAsia="Noto Serif CJK SC" w:cs="Lohit Devanagari" w:ascii="Times New Roman" w:hAnsi="Times New Roman"/>
          <w:b/>
          <w:bCs/>
        </w:rPr>
        <w:t xml:space="preserve"> Δ</w:t>
      </w:r>
      <w:bookmarkEnd w:id="69"/>
      <w:r>
        <w:rPr>
          <w:rFonts w:eastAsia="Noto Serif CJK SC" w:cs="Lohit Devanagari" w:ascii="Times New Roman" w:hAnsi="Times New Roman"/>
          <w:b/>
          <w:bCs/>
        </w:rPr>
        <w:t xml:space="preserve"> latency @</w:t>
      </w:r>
      <w:bookmarkEnd w:id="68"/>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55">
            <wp:simplePos x="0" y="0"/>
            <wp:positionH relativeFrom="column">
              <wp:posOffset>840105</wp:posOffset>
            </wp:positionH>
            <wp:positionV relativeFrom="paragraph">
              <wp:posOffset>125730</wp:posOffset>
            </wp:positionV>
            <wp:extent cx="3772535" cy="1760855"/>
            <wp:effectExtent l="0" t="0" r="0" b="0"/>
            <wp:wrapSquare wrapText="largest"/>
            <wp:docPr id="1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2" descr=""/>
                    <pic:cNvPicPr>
                      <a:picLocks noChangeAspect="1" noChangeArrowheads="1"/>
                    </pic:cNvPicPr>
                  </pic:nvPicPr>
                  <pic:blipFill>
                    <a:blip r:embed="rId24"/>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178" w:author="Unknown Author" w:date="2021-12-10T10:58:52Z"/>
        </w:rPr>
      </w:pPr>
      <w:ins w:id="1177"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179" w:author="Unknown Author" w:date="2021-12-10T10:58:52Z">
        <w:r>
          <w:rPr>
            <w:rFonts w:eastAsia="Noto Serif CJK SC" w:cs="Lohit Devanagari" w:ascii="Times New Roman" w:hAnsi="Times New Roman"/>
            <w:sz w:val="16"/>
            <w:szCs w:val="24"/>
          </w:rPr>
          <w:t xml:space="preserve">figure </w:t>
        </w:r>
      </w:ins>
      <w:ins w:id="1180" w:author="Unknown Author" w:date="2021-12-10T10:59:03Z">
        <w:r>
          <w:rPr>
            <w:rFonts w:eastAsia="Noto Serif CJK SC" w:cs="Lohit Devanagari" w:ascii="Times New Roman" w:hAnsi="Times New Roman"/>
            <w:sz w:val="16"/>
            <w:szCs w:val="24"/>
          </w:rPr>
          <w:t>20</w:t>
        </w:r>
      </w:ins>
    </w:p>
    <w:p>
      <w:pPr>
        <w:pStyle w:val="Normal"/>
        <w:bidi w:val="0"/>
        <w:spacing w:lineRule="auto" w:line="480" w:before="0" w:after="159"/>
        <w:ind w:left="0" w:right="0" w:hanging="0"/>
        <w:jc w:val="both"/>
        <w:rPr>
          <w:b w:val="false"/>
          <w:b w:val="false"/>
          <w:bCs w:val="false"/>
        </w:rPr>
      </w:pPr>
      <w:bookmarkStart w:id="70"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0"/>
    </w:p>
    <w:p>
      <w:pPr>
        <w:pStyle w:val="Normal"/>
        <w:bidi w:val="0"/>
        <w:spacing w:lineRule="auto" w:line="480" w:before="0" w:after="159"/>
        <w:ind w:left="0" w:right="0" w:hanging="0"/>
        <w:jc w:val="both"/>
        <w:rPr>
          <w:rFonts w:ascii="Times New Roman" w:hAnsi="Times New Roman" w:eastAsia="Noto Serif CJK SC" w:cs="Lohit Devanagari"/>
          <w:ins w:id="1182" w:author="Unknown Author" w:date="2021-12-11T10:46:44Z"/>
        </w:rPr>
      </w:pPr>
      <w:ins w:id="1181" w:author="Unknown Author" w:date="2021-12-11T10:46:4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1" w:name="__DdeLink__2191_66867511"/>
      <w:r>
        <w:rPr>
          <w:rFonts w:eastAsia="Noto Serif CJK SC" w:cs="Lohit Devanagari" w:ascii="Times New Roman" w:hAnsi="Times New Roman"/>
          <w:b/>
          <w:bCs/>
        </w:rPr>
        <w:t>Δ</w:t>
      </w:r>
      <w:bookmarkEnd w:id="71"/>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del w:id="1184" w:author="Unknown Author" w:date="2021-12-11T10:46:47Z"/>
        </w:rPr>
      </w:pPr>
      <w:del w:id="1183" w:author="Unknown Author" w:date="2021-12-11T10:46:47Z">
        <w:r>
          <w:rPr>
            <w:rFonts w:eastAsia="Noto Serif CJK SC" w:cs="Lohit Devanagari"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ins w:id="1186" w:author="Unknown Author" w:date="2021-12-11T10:46:48Z"/>
          <w:b w:val="false"/>
          <w:b w:val="false"/>
          <w:bCs w:val="false"/>
        </w:rPr>
      </w:pPr>
      <w:ins w:id="1185" w:author="Unknown Author" w:date="2021-12-11T10:46:48Z">
        <w:r>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66">
            <wp:simplePos x="0" y="0"/>
            <wp:positionH relativeFrom="column">
              <wp:posOffset>1128395</wp:posOffset>
            </wp:positionH>
            <wp:positionV relativeFrom="paragraph">
              <wp:posOffset>66040</wp:posOffset>
            </wp:positionV>
            <wp:extent cx="3387725" cy="1467485"/>
            <wp:effectExtent l="0" t="0" r="0" b="0"/>
            <wp:wrapSquare wrapText="largest"/>
            <wp:docPr id="1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2" descr=""/>
                    <pic:cNvPicPr>
                      <a:picLocks noChangeAspect="1" noChangeArrowheads="1"/>
                    </pic:cNvPicPr>
                  </pic:nvPicPr>
                  <pic:blipFill>
                    <a:blip r:embed="rId25"/>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2" w:name="__DdeLink__2193_66867511"/>
      <w:r>
        <w:rPr>
          <w:rFonts w:eastAsia="Noto Serif CJK SC" w:cs="Lohit Devanagari" w:ascii="Times New Roman" w:hAnsi="Times New Roman"/>
          <w:b w:val="false"/>
          <w:bCs w:val="false"/>
        </w:rPr>
        <w:t>2.3.1 Video Cache Miss</w:t>
      </w:r>
      <w:bookmarkEnd w:id="72"/>
    </w:p>
    <w:p>
      <w:pPr>
        <w:pStyle w:val="Normal"/>
        <w:bidi w:val="0"/>
        <w:spacing w:lineRule="auto" w:line="480" w:before="0" w:after="159"/>
        <w:ind w:left="0" w:right="0" w:hanging="0"/>
        <w:jc w:val="both"/>
        <w:rPr>
          <w:b w:val="false"/>
          <w:b w:val="false"/>
          <w:bCs w:val="false"/>
        </w:rPr>
      </w:pPr>
      <w:bookmarkStart w:id="73"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3"/>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4" w:name="__DdeLink__1784_4228666863"/>
      <w:r>
        <w:rPr>
          <w:rFonts w:eastAsia="Noto Serif CJK SC" w:cs="Lohit Devanagari" w:ascii="Times New Roman" w:hAnsi="Times New Roman"/>
          <w:b/>
          <w:bCs/>
        </w:rPr>
        <w:t xml:space="preserve"> Δ latency @</w:t>
      </w:r>
      <w:bookmarkEnd w:id="74"/>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70">
            <wp:simplePos x="0" y="0"/>
            <wp:positionH relativeFrom="column">
              <wp:posOffset>1051560</wp:posOffset>
            </wp:positionH>
            <wp:positionV relativeFrom="paragraph">
              <wp:posOffset>109220</wp:posOffset>
            </wp:positionV>
            <wp:extent cx="3347085" cy="1608455"/>
            <wp:effectExtent l="0" t="0" r="0" b="0"/>
            <wp:wrapSquare wrapText="largest"/>
            <wp:docPr id="1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 descr=""/>
                    <pic:cNvPicPr>
                      <a:picLocks noChangeAspect="1" noChangeArrowheads="1"/>
                    </pic:cNvPicPr>
                  </pic:nvPicPr>
                  <pic:blipFill>
                    <a:blip r:embed="rId26"/>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del w:id="1188" w:author="Unknown Author" w:date="2021-12-10T10:59:24Z"/>
        </w:rPr>
      </w:pPr>
      <w:del w:id="1187" w:author="Unknown Author" w:date="2021-12-10T10:59:24Z">
        <w:r>
          <w:rPr/>
        </w:r>
      </w:del>
    </w:p>
    <w:p>
      <w:pPr>
        <w:pStyle w:val="Normal"/>
        <w:bidi w:val="0"/>
        <w:spacing w:lineRule="auto" w:line="480" w:before="0" w:after="159"/>
        <w:ind w:left="0" w:right="0" w:hanging="0"/>
        <w:jc w:val="both"/>
        <w:rPr>
          <w:rFonts w:ascii="Times New Roman" w:hAnsi="Times New Roman"/>
          <w:del w:id="1190" w:author="Unknown Author" w:date="2021-12-10T10:59:24Z"/>
        </w:rPr>
      </w:pPr>
      <w:del w:id="1189"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5" w:name="__DdeLink__1787_4228666863"/>
      <w:r>
        <w:rPr>
          <w:rFonts w:eastAsia="Noto Serif CJK SC" w:cs="Lohit Devanagari" w:ascii="Times New Roman" w:hAnsi="Times New Roman"/>
          <w:b/>
          <w:bCs/>
        </w:rPr>
        <w:t>Δ latency @</w:t>
      </w:r>
      <w:bookmarkEnd w:id="75"/>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6"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6"/>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71">
            <wp:simplePos x="0" y="0"/>
            <wp:positionH relativeFrom="column">
              <wp:posOffset>914400</wp:posOffset>
            </wp:positionH>
            <wp:positionV relativeFrom="paragraph">
              <wp:posOffset>-202565</wp:posOffset>
            </wp:positionV>
            <wp:extent cx="3684270" cy="1714500"/>
            <wp:effectExtent l="0" t="0" r="0" b="0"/>
            <wp:wrapSquare wrapText="largest"/>
            <wp:docPr id="14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4" descr=""/>
                    <pic:cNvPicPr>
                      <a:picLocks noChangeAspect="1" noChangeArrowheads="1"/>
                    </pic:cNvPicPr>
                  </pic:nvPicPr>
                  <pic:blipFill>
                    <a:blip r:embed="rId27"/>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1192" w:author="Unknown Author" w:date="2021-12-06T12:04:19Z"/>
        </w:rPr>
      </w:pPr>
      <w:del w:id="1191"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194" w:author="Unknown Author" w:date="2021-12-06T12:04:19Z"/>
        </w:rPr>
      </w:pPr>
      <w:del w:id="1193"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196" w:author="Unknown Author" w:date="2021-12-06T12:04:19Z"/>
        </w:rPr>
      </w:pPr>
      <w:del w:id="1195"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198" w:author="Unknown Author" w:date="2021-12-06T12:04:19Z"/>
        </w:rPr>
      </w:pPr>
      <w:del w:id="1197"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200" w:author="Unknown Author" w:date="2021-12-10T10:59:31Z"/>
        </w:rPr>
      </w:pPr>
      <w:ins w:id="1199"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202" w:author="Unknown Author" w:date="2021-12-06T12:04:20Z"/>
          <w:sz w:val="16"/>
          <w:szCs w:val="24"/>
        </w:rPr>
      </w:pPr>
      <w:ins w:id="1201" w:author="Unknown Author" w:date="2021-12-10T10:59:31Z">
        <w:r>
          <w:rPr>
            <w:rFonts w:ascii="Times New Roman" w:hAnsi="Times New Roman"/>
            <w:sz w:val="16"/>
            <w:szCs w:val="24"/>
          </w:rPr>
          <w:t>figure 23</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7" w:name="__DdeLink__1789_4228666863"/>
      <w:r>
        <w:rPr>
          <w:rFonts w:eastAsia="Noto Serif CJK SC" w:cs="Lohit Devanagari" w:ascii="Times New Roman" w:hAnsi="Times New Roman"/>
          <w:b/>
          <w:bCs/>
        </w:rPr>
        <w:t>Δ</w:t>
      </w:r>
      <w:bookmarkEnd w:id="77"/>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56">
            <wp:simplePos x="0" y="0"/>
            <wp:positionH relativeFrom="column">
              <wp:posOffset>1111885</wp:posOffset>
            </wp:positionH>
            <wp:positionV relativeFrom="paragraph">
              <wp:posOffset>-207645</wp:posOffset>
            </wp:positionV>
            <wp:extent cx="3568065" cy="1609725"/>
            <wp:effectExtent l="0" t="0" r="0" b="0"/>
            <wp:wrapSquare wrapText="largest"/>
            <wp:docPr id="14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5" descr=""/>
                    <pic:cNvPicPr>
                      <a:picLocks noChangeAspect="1" noChangeArrowheads="1"/>
                    </pic:cNvPicPr>
                  </pic:nvPicPr>
                  <pic:blipFill>
                    <a:blip r:embed="rId28"/>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204" w:author="Unknown Author" w:date="2021-12-10T10:59:42Z"/>
        </w:rPr>
      </w:pPr>
      <w:ins w:id="1203" w:author="Unknown Author" w:date="2021-12-10T10:59: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205" w:author="Unknown Author" w:date="2021-12-10T10:59:42Z">
        <w:r>
          <w:rPr>
            <w:rFonts w:eastAsia="Noto Serif CJK SC" w:cs="Lohit Devanagari" w:ascii="Times New Roman" w:hAnsi="Times New Roman"/>
            <w:sz w:val="16"/>
            <w:szCs w:val="24"/>
          </w:rPr>
          <w:t>figure 24</w:t>
        </w:r>
      </w:ins>
    </w:p>
    <w:p>
      <w:pPr>
        <w:pStyle w:val="Normal"/>
        <w:bidi w:val="0"/>
        <w:spacing w:lineRule="auto" w:line="480" w:before="0" w:after="159"/>
        <w:ind w:left="0" w:right="0" w:hanging="0"/>
        <w:jc w:val="both"/>
        <w:rPr>
          <w:rFonts w:ascii="Times New Roman" w:hAnsi="Times New Roman"/>
          <w:b w:val="false"/>
          <w:b w:val="false"/>
          <w:bCs w:val="false"/>
        </w:rPr>
      </w:pPr>
      <w:bookmarkStart w:id="78"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78"/>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79" w:name="__DdeLink__1858_2198871690"/>
      <w:r>
        <w:rPr>
          <w:rFonts w:eastAsia="Noto Serif CJK SC" w:cs="Lohit Devanagari" w:ascii="Times New Roman" w:hAnsi="Times New Roman"/>
          <w:b/>
          <w:bCs/>
        </w:rPr>
        <w:t>Δ latency</w:t>
      </w:r>
      <w:bookmarkEnd w:id="79"/>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57">
            <wp:simplePos x="0" y="0"/>
            <wp:positionH relativeFrom="column">
              <wp:posOffset>1152525</wp:posOffset>
            </wp:positionH>
            <wp:positionV relativeFrom="paragraph">
              <wp:posOffset>70485</wp:posOffset>
            </wp:positionV>
            <wp:extent cx="3477260" cy="1640840"/>
            <wp:effectExtent l="0" t="0" r="0" b="0"/>
            <wp:wrapSquare wrapText="largest"/>
            <wp:docPr id="1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6" descr=""/>
                    <pic:cNvPicPr>
                      <a:picLocks noChangeAspect="1" noChangeArrowheads="1"/>
                    </pic:cNvPicPr>
                  </pic:nvPicPr>
                  <pic:blipFill>
                    <a:blip r:embed="rId29"/>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207" w:author="Unknown Author" w:date="2021-12-10T10:59:53Z"/>
        </w:rPr>
      </w:pPr>
      <w:ins w:id="1206"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208" w:author="Unknown Author" w:date="2021-12-10T10:59:53Z">
        <w:r>
          <w:rPr>
            <w:rFonts w:eastAsia="Noto Serif CJK SC" w:cs="Lohit Devanagari" w:ascii="Times New Roman" w:hAnsi="Times New Roman"/>
            <w:sz w:val="16"/>
            <w:szCs w:val="24"/>
          </w:rPr>
          <w:t>figure 25</w:t>
        </w:r>
      </w:ins>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0"/>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1" w:name="__DdeLink__2189_3290566110"/>
      <w:r>
        <w:rPr>
          <w:rFonts w:eastAsia="Noto Serif CJK SC" w:cs="Lohit Devanagari" w:ascii="Times New Roman" w:hAnsi="Times New Roman"/>
          <w:b/>
          <w:bCs/>
        </w:rPr>
        <w:t xml:space="preserve">Δ </w:t>
      </w:r>
      <w:bookmarkEnd w:id="81"/>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1210" w:author="Unknown Author" w:date="2021-12-06T12:04:30Z"/>
          <w:b/>
          <w:b/>
          <w:bCs/>
        </w:rPr>
      </w:pPr>
      <w:ins w:id="1209"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67">
            <wp:simplePos x="0" y="0"/>
            <wp:positionH relativeFrom="column">
              <wp:posOffset>1174115</wp:posOffset>
            </wp:positionH>
            <wp:positionV relativeFrom="paragraph">
              <wp:posOffset>69215</wp:posOffset>
            </wp:positionV>
            <wp:extent cx="3376295" cy="1607185"/>
            <wp:effectExtent l="0" t="0" r="0" b="0"/>
            <wp:wrapSquare wrapText="largest"/>
            <wp:docPr id="14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3" descr=""/>
                    <pic:cNvPicPr>
                      <a:picLocks noChangeAspect="1" noChangeArrowheads="1"/>
                    </pic:cNvPicPr>
                  </pic:nvPicPr>
                  <pic:blipFill>
                    <a:blip r:embed="rId30"/>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ins w:id="1212" w:author="Unknown Author" w:date="2021-12-10T11:00:03Z"/>
          <w:b w:val="false"/>
          <w:b w:val="false"/>
          <w:bCs w:val="false"/>
        </w:rPr>
      </w:pPr>
      <w:ins w:id="1211" w:author="Unknown Author" w:date="2021-12-10T11:00:03Z">
        <w:r>
          <w:rPr>
            <w:rFonts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213" w:author="Unknown Author" w:date="2021-12-10T11:00:03Z">
        <w:r>
          <w:rPr>
            <w:rFonts w:ascii="Times New Roman" w:hAnsi="Times New Roman"/>
            <w:b w:val="false"/>
            <w:bCs w:val="false"/>
            <w:sz w:val="16"/>
            <w:szCs w:val="24"/>
          </w:rPr>
          <w:t>figure 26</w:t>
        </w:r>
      </w:ins>
    </w:p>
    <w:p>
      <w:pPr>
        <w:pStyle w:val="Normal"/>
        <w:bidi w:val="0"/>
        <w:spacing w:lineRule="auto" w:line="480" w:before="0" w:after="159"/>
        <w:ind w:left="0" w:right="0" w:hanging="0"/>
        <w:jc w:val="both"/>
        <w:rPr>
          <w:rFonts w:ascii="Times New Roman" w:hAnsi="Times New Roman"/>
          <w:ins w:id="1214"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2"/>
    </w:p>
    <w:p>
      <w:pPr>
        <w:pStyle w:val="Normal"/>
        <w:bidi w:val="0"/>
        <w:spacing w:lineRule="auto" w:line="480" w:before="0" w:after="159"/>
        <w:ind w:left="0" w:right="0" w:hanging="0"/>
        <w:jc w:val="both"/>
        <w:rPr>
          <w:b/>
          <w:b/>
          <w:bCs/>
        </w:rPr>
      </w:pPr>
      <w:r>
        <w:rPr>
          <w:b/>
          <w:bCs/>
        </w:rPr>
        <w:t xml:space="preserve">Treatment Group 1 ( </w:t>
      </w:r>
      <w:bookmarkStart w:id="83" w:name="__DdeLink__1860_2198871690"/>
      <w:bookmarkStart w:id="84" w:name="__DdeLink__2195_66867511"/>
      <w:r>
        <w:rPr>
          <w:rFonts w:eastAsia="Noto Serif CJK SC" w:cs="Lohit Devanagari" w:ascii="Times New Roman" w:hAnsi="Times New Roman"/>
          <w:b/>
          <w:bCs/>
        </w:rPr>
        <w:t>Δ</w:t>
      </w:r>
      <w:bookmarkEnd w:id="84"/>
      <w:r>
        <w:rPr>
          <w:rFonts w:eastAsia="Noto Serif CJK SC" w:cs="Lohit Devanagari" w:ascii="Times New Roman" w:hAnsi="Times New Roman"/>
          <w:b/>
          <w:bCs/>
        </w:rPr>
        <w:t xml:space="preserve"> latency</w:t>
      </w:r>
      <w:bookmarkEnd w:id="83"/>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62">
            <wp:simplePos x="0" y="0"/>
            <wp:positionH relativeFrom="column">
              <wp:posOffset>1057275</wp:posOffset>
            </wp:positionH>
            <wp:positionV relativeFrom="paragraph">
              <wp:posOffset>96520</wp:posOffset>
            </wp:positionV>
            <wp:extent cx="3511550" cy="1502410"/>
            <wp:effectExtent l="0" t="0" r="0" b="0"/>
            <wp:wrapSquare wrapText="largest"/>
            <wp:docPr id="14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27" descr=""/>
                    <pic:cNvPicPr>
                      <a:picLocks noChangeAspect="1" noChangeArrowheads="1"/>
                    </pic:cNvPicPr>
                  </pic:nvPicPr>
                  <pic:blipFill>
                    <a:blip r:embed="rId31"/>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1215" w:author="Unknown Author" w:date="2021-12-06T12:04:37Z"/>
        </w:rPr>
      </w:pPr>
      <w:bookmarkStart w:id="85"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6" w:name="__DdeLink__1862_2198871690"/>
      <w:r>
        <w:rPr>
          <w:rFonts w:eastAsia="Noto Serif CJK SC" w:cs="Lohit Devanagari" w:ascii="Times New Roman" w:hAnsi="Times New Roman"/>
          <w:b/>
          <w:bCs/>
        </w:rPr>
        <w:t>Δ latenc</w:t>
      </w:r>
      <w:bookmarkEnd w:id="86"/>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63">
            <wp:simplePos x="0" y="0"/>
            <wp:positionH relativeFrom="column">
              <wp:posOffset>943610</wp:posOffset>
            </wp:positionH>
            <wp:positionV relativeFrom="paragraph">
              <wp:posOffset>5715</wp:posOffset>
            </wp:positionV>
            <wp:extent cx="3599815" cy="1598295"/>
            <wp:effectExtent l="0" t="0" r="0" b="0"/>
            <wp:wrapSquare wrapText="largest"/>
            <wp:docPr id="1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8" descr=""/>
                    <pic:cNvPicPr>
                      <a:picLocks noChangeAspect="1" noChangeArrowheads="1"/>
                    </pic:cNvPicPr>
                  </pic:nvPicPr>
                  <pic:blipFill>
                    <a:blip r:embed="rId32"/>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217" w:author="Unknown Author" w:date="2021-12-10T11:00:20Z"/>
          <w:b w:val="false"/>
          <w:b w:val="false"/>
          <w:bCs w:val="false"/>
        </w:rPr>
      </w:pPr>
      <w:ins w:id="1216"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218" w:author="Unknown Author" w:date="2021-12-10T11:00:20Z">
        <w:r>
          <w:rPr>
            <w:rFonts w:eastAsia="Noto Serif CJK SC" w:cs="Lohit Devanagari" w:ascii="Times New Roman" w:hAnsi="Times New Roman"/>
            <w:b w:val="false"/>
            <w:bCs w:val="false"/>
            <w:sz w:val="16"/>
            <w:szCs w:val="24"/>
          </w:rPr>
          <w:t>figure 28</w:t>
        </w:r>
      </w:ins>
    </w:p>
    <w:p>
      <w:pPr>
        <w:pStyle w:val="Normal"/>
        <w:bidi w:val="0"/>
        <w:spacing w:lineRule="auto" w:line="480" w:before="0" w:after="159"/>
        <w:ind w:left="0" w:right="0" w:hanging="0"/>
        <w:jc w:val="both"/>
        <w:rPr>
          <w:b/>
          <w:b/>
          <w:bCs/>
        </w:rPr>
      </w:pPr>
      <w:bookmarkStart w:id="87" w:name="__DdeLink__2778_2929404521"/>
      <w:bookmarkStart w:id="88" w:name="__DdeLink__4272_3058943443"/>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7"/>
      <w:bookmarkEnd w:id="88"/>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89" w:name="__DdeLink__1864_2198871690"/>
      <w:r>
        <w:rPr>
          <w:rFonts w:eastAsia="Noto Serif CJK SC" w:cs="Lohit Devanagari" w:ascii="Times New Roman" w:hAnsi="Times New Roman"/>
          <w:b/>
          <w:bCs/>
        </w:rPr>
        <w:t xml:space="preserve"> Δ latency</w:t>
      </w:r>
      <w:bookmarkEnd w:id="89"/>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64">
            <wp:simplePos x="0" y="0"/>
            <wp:positionH relativeFrom="column">
              <wp:posOffset>1143000</wp:posOffset>
            </wp:positionH>
            <wp:positionV relativeFrom="paragraph">
              <wp:posOffset>-243840</wp:posOffset>
            </wp:positionV>
            <wp:extent cx="3167380" cy="1444625"/>
            <wp:effectExtent l="0" t="0" r="0" b="0"/>
            <wp:wrapSquare wrapText="largest"/>
            <wp:docPr id="1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9" descr=""/>
                    <pic:cNvPicPr>
                      <a:picLocks noChangeAspect="1" noChangeArrowheads="1"/>
                    </pic:cNvPicPr>
                  </pic:nvPicPr>
                  <pic:blipFill>
                    <a:blip r:embed="rId33"/>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220" w:author="Unknown Author" w:date="2021-12-10T11:00:37Z"/>
        </w:rPr>
      </w:pPr>
      <w:ins w:id="1219"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221" w:author="Unknown Author" w:date="2021-12-10T11:00:37Z">
        <w:r>
          <w:rPr>
            <w:rFonts w:eastAsia="Noto Serif CJK SC" w:cs="Lohit Devanagari" w:ascii="Times New Roman" w:hAnsi="Times New Roman"/>
            <w:sz w:val="16"/>
            <w:szCs w:val="24"/>
          </w:rPr>
          <w:t>figure 29</w:t>
        </w:r>
      </w:ins>
    </w:p>
    <w:p>
      <w:pPr>
        <w:pStyle w:val="Normal"/>
        <w:bidi w:val="0"/>
        <w:spacing w:lineRule="auto" w:line="480" w:before="0" w:after="159"/>
        <w:ind w:left="0" w:right="0" w:hanging="0"/>
        <w:jc w:val="both"/>
        <w:rPr>
          <w:b w:val="false"/>
          <w:b w:val="false"/>
          <w:bCs w:val="false"/>
        </w:rPr>
      </w:pPr>
      <w:bookmarkStart w:id="90"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68">
            <wp:simplePos x="0" y="0"/>
            <wp:positionH relativeFrom="column">
              <wp:posOffset>1190625</wp:posOffset>
            </wp:positionH>
            <wp:positionV relativeFrom="paragraph">
              <wp:posOffset>64135</wp:posOffset>
            </wp:positionV>
            <wp:extent cx="3421380" cy="1461135"/>
            <wp:effectExtent l="0" t="0" r="0" b="0"/>
            <wp:wrapSquare wrapText="largest"/>
            <wp:docPr id="15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0" descr=""/>
                    <pic:cNvPicPr>
                      <a:picLocks noChangeAspect="1" noChangeArrowheads="1"/>
                    </pic:cNvPicPr>
                  </pic:nvPicPr>
                  <pic:blipFill>
                    <a:blip r:embed="rId34"/>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ins w:id="1223" w:author="Unknown Author" w:date="2021-12-10T09:59:34Z"/>
        </w:rPr>
      </w:pPr>
      <w:ins w:id="1222" w:author="Unknown Author" w:date="2021-12-10T09:59:34Z">
        <w:r>
          <w:rPr>
            <w:b w:val="false"/>
            <w:bCs w:val="false"/>
          </w:rPr>
        </w:r>
      </w:ins>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225" w:author="Unknown Author" w:date="2021-12-10T11:00:49Z"/>
        </w:rPr>
      </w:pPr>
      <w:ins w:id="1224" w:author="Unknown Author" w:date="2021-12-10T11:00:49Z">
        <w:r>
          <w:rPr>
            <w:sz w:val="16"/>
            <w:szCs w:val="24"/>
          </w:rPr>
          <w:t>figure 30</w:t>
        </w:r>
      </w:ins>
    </w:p>
    <w:p>
      <w:pPr>
        <w:pStyle w:val="Normal"/>
        <w:bidi w:val="0"/>
        <w:spacing w:lineRule="auto" w:line="480" w:before="0" w:after="159"/>
        <w:ind w:left="0" w:right="0" w:hanging="0"/>
        <w:jc w:val="both"/>
        <w:rPr>
          <w:b w:val="false"/>
          <w:b w:val="false"/>
          <w:bCs w:val="false"/>
        </w:rPr>
      </w:pPr>
      <w:bookmarkStart w:id="91"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1"/>
    </w:p>
    <w:p>
      <w:pPr>
        <w:pStyle w:val="Normal"/>
        <w:bidi w:val="0"/>
        <w:spacing w:lineRule="auto" w:line="480" w:before="0" w:after="159"/>
        <w:ind w:left="0" w:right="0" w:hanging="0"/>
        <w:jc w:val="both"/>
        <w:rPr>
          <w:b w:val="false"/>
          <w:b w:val="false"/>
          <w:bCs w:val="false"/>
          <w:ins w:id="1227" w:author="Unknown Author" w:date="2021-12-11T10:47:06Z"/>
        </w:rPr>
      </w:pPr>
      <w:ins w:id="1226" w:author="Unknown Author" w:date="2021-12-11T10:47:06Z">
        <w:r>
          <w:rPr/>
        </w:r>
      </w:ins>
    </w:p>
    <w:p>
      <w:pPr>
        <w:pStyle w:val="Normal"/>
        <w:bidi w:val="0"/>
        <w:spacing w:lineRule="auto" w:line="480" w:before="0" w:after="159"/>
        <w:ind w:left="0" w:right="0" w:hanging="0"/>
        <w:jc w:val="both"/>
        <w:rPr>
          <w:b w:val="false"/>
          <w:b w:val="false"/>
          <w:bCs w:val="false"/>
          <w:ins w:id="1229" w:author="Unknown Author" w:date="2021-12-11T10:47:06Z"/>
        </w:rPr>
      </w:pPr>
      <w:ins w:id="1228" w:author="Unknown Author" w:date="2021-12-11T10:47:06Z">
        <w:r>
          <w:rPr/>
        </w:r>
      </w:ins>
    </w:p>
    <w:p>
      <w:pPr>
        <w:pStyle w:val="Normal"/>
        <w:bidi w:val="0"/>
        <w:spacing w:lineRule="auto" w:line="480" w:before="0" w:after="159"/>
        <w:ind w:left="0" w:right="0" w:hanging="0"/>
        <w:jc w:val="both"/>
        <w:rPr>
          <w:b w:val="false"/>
          <w:b w:val="false"/>
          <w:bCs w:val="false"/>
          <w:ins w:id="1230" w:author="Unknown Author" w:date="2021-12-10T11:00:57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b/>
          <w:bCs/>
          <w:del w:id="1232" w:author="Unknown Author" w:date="2021-12-11T10:47:08Z"/>
        </w:rPr>
      </w:pPr>
      <w:del w:id="1231" w:author="Unknown Author" w:date="2021-12-11T10:47:08Z">
        <w:r>
          <w:rPr/>
        </w:r>
      </w:del>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72">
            <wp:simplePos x="0" y="0"/>
            <wp:positionH relativeFrom="column">
              <wp:posOffset>1354455</wp:posOffset>
            </wp:positionH>
            <wp:positionV relativeFrom="paragraph">
              <wp:posOffset>160020</wp:posOffset>
            </wp:positionV>
            <wp:extent cx="3112135" cy="1325245"/>
            <wp:effectExtent l="0" t="0" r="0" b="0"/>
            <wp:wrapSquare wrapText="largest"/>
            <wp:docPr id="1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4" descr=""/>
                    <pic:cNvPicPr>
                      <a:picLocks noChangeAspect="1" noChangeArrowheads="1"/>
                    </pic:cNvPicPr>
                  </pic:nvPicPr>
                  <pic:blipFill>
                    <a:blip r:embed="rId35"/>
                    <a:srcRect l="0" t="20891" r="0" b="0"/>
                    <a:stretch>
                      <a:fillRect/>
                    </a:stretch>
                  </pic:blipFill>
                  <pic:spPr bwMode="auto">
                    <a:xfrm>
                      <a:off x="0" y="0"/>
                      <a:ext cx="3112135" cy="13252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mc:AlternateContent>
          <mc:Choice Requires="wps">
            <w:drawing>
              <wp:anchor behindDoc="0" distT="0" distB="0" distL="0" distR="0" simplePos="0" locked="0" layoutInCell="1" allowOverlap="1" relativeHeight="162">
                <wp:simplePos x="0" y="0"/>
                <wp:positionH relativeFrom="column">
                  <wp:posOffset>1935480</wp:posOffset>
                </wp:positionH>
                <wp:positionV relativeFrom="paragraph">
                  <wp:posOffset>198755</wp:posOffset>
                </wp:positionV>
                <wp:extent cx="2006600" cy="236220"/>
                <wp:effectExtent l="0" t="0" r="0" b="0"/>
                <wp:wrapNone/>
                <wp:docPr id="154" name="Shape13"/>
                <a:graphic xmlns:a="http://schemas.openxmlformats.org/drawingml/2006/main">
                  <a:graphicData uri="http://schemas.microsoft.com/office/word/2010/wordprocessingShape">
                    <wps:wsp>
                      <wps:cNvSpPr txBox="1"/>
                      <wps:spPr>
                        <a:xfrm>
                          <a:off x="0" y="0"/>
                          <a:ext cx="2005920" cy="235440"/>
                        </a:xfrm>
                        <a:prstGeom prst="rect">
                          <a:avLst/>
                        </a:prstGeom>
                        <a:noFill/>
                        <a:ln>
                          <a:noFill/>
                        </a:ln>
                      </wps:spPr>
                      <wps:txbx>
                        <w:txbxContent>
                          <w:p>
                            <w:pPr>
                              <w:overflowPunct w:val="false"/>
                              <w:spacing w:before="0" w:after="159" w:lineRule="auto" w:line="480"/>
                              <w:ind w:left="0" w:right="0" w:hanging="0"/>
                              <w:jc w:val="center"/>
                              <w:rPr/>
                            </w:pPr>
                            <w:r>
                              <w:rPr>
                                <w:sz w:val="16"/>
                                <w:szCs w:val="9"/>
                                <w:rFonts w:ascii="Times New Roman" w:hAnsi="Times New Roman" w:cs="Times New Roman"/>
                              </w:rPr>
                              <w:t>figure 31</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3" stroked="f" style="position:absolute;margin-left:152.4pt;margin-top:15.65pt;width:157.9pt;height:18.5pt" type="shapetype_202">
                <v:textbox>
                  <w:txbxContent>
                    <w:p>
                      <w:pPr>
                        <w:overflowPunct w:val="false"/>
                        <w:spacing w:before="0" w:after="159" w:lineRule="auto" w:line="480"/>
                        <w:ind w:left="0" w:right="0" w:hanging="0"/>
                        <w:jc w:val="center"/>
                        <w:rPr/>
                      </w:pPr>
                      <w:r>
                        <w:rPr>
                          <w:sz w:val="16"/>
                          <w:szCs w:val="9"/>
                          <w:rFonts w:ascii="Times New Roman" w:hAnsi="Times New Roman" w:cs="Times New Roman"/>
                        </w:rPr>
                        <w:t>figure 31</w:t>
                      </w:r>
                    </w:p>
                  </w:txbxContent>
                </v:textbox>
                <w10:wrap type="square"/>
                <v:fill o:detectmouseclick="t" on="false"/>
                <v:stroke color="black" joinstyle="round" endcap="flat"/>
              </v:shape>
            </w:pict>
          </mc:Fallback>
        </mc:AlternateContent>
      </w:r>
    </w:p>
    <w:p>
      <w:pPr>
        <w:pStyle w:val="Normal"/>
        <w:bidi w:val="0"/>
        <w:spacing w:lineRule="auto" w:line="480" w:before="0" w:after="159"/>
        <w:ind w:left="0" w:right="0" w:hanging="0"/>
        <w:jc w:val="both"/>
        <w:rPr>
          <w:rFonts w:ascii="Times New Roman" w:hAnsi="Times New Roman"/>
          <w:del w:id="1234" w:author="Unknown Author" w:date="2021-12-10T09:59:43Z"/>
        </w:rPr>
      </w:pPr>
      <w:del w:id="1233" w:author="Unknown Author" w:date="2021-12-10T09:59:43Z">
        <w:r>
          <w:rPr/>
        </w:r>
      </w:del>
    </w:p>
    <w:p>
      <w:pPr>
        <w:pStyle w:val="Normal"/>
        <w:bidi w:val="0"/>
        <w:spacing w:lineRule="auto" w:line="480" w:before="0" w:after="159"/>
        <w:ind w:left="0" w:right="0" w:hanging="0"/>
        <w:jc w:val="both"/>
        <w:rPr>
          <w:rFonts w:ascii="Times New Roman" w:hAnsi="Times New Roman"/>
          <w:del w:id="1236" w:author="Unknown Author" w:date="2021-12-10T09:59:43Z"/>
        </w:rPr>
      </w:pPr>
      <w:del w:id="1235"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2" w:name="__DdeLink__4275_3058943443"/>
      <w:r>
        <w:rPr/>
        <w:tab/>
      </w:r>
      <w:bookmarkStart w:id="93"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2"/>
      <w:bookmarkEnd w:id="93"/>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69">
                <wp:simplePos x="0" y="0"/>
                <wp:positionH relativeFrom="column">
                  <wp:posOffset>48895</wp:posOffset>
                </wp:positionH>
                <wp:positionV relativeFrom="paragraph">
                  <wp:posOffset>-201295</wp:posOffset>
                </wp:positionV>
                <wp:extent cx="5335270" cy="292735"/>
                <wp:effectExtent l="0" t="0" r="0" b="0"/>
                <wp:wrapNone/>
                <wp:docPr id="155" name="Shape68"/>
                <a:graphic xmlns:a="http://schemas.openxmlformats.org/drawingml/2006/main">
                  <a:graphicData uri="http://schemas.microsoft.com/office/word/2010/wordprocessingShape">
                    <wps:wsp>
                      <wps:cNvSpPr/>
                      <wps:spPr>
                        <a:xfrm>
                          <a:off x="0" y="0"/>
                          <a:ext cx="5334480" cy="29196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20pt;height:22.95pt">
                <w10:wrap type="square"/>
                <v:fill o:detectmouseclick="t" on="false"/>
                <v:stroke color="#3465a4" joinstyle="round" endcap="flat"/>
                <v:textbox>
                  <w:txbxContent>
                    <w:p>
                      <w:pPr>
                        <w:pStyle w:val="FrameContents"/>
                        <w:overflowPunct w:val="false"/>
                        <w:rPr>
                          <w:color w:val="000000"/>
                        </w:rPr>
                      </w:pPr>
                      <w:r>
                        <w:rPr>
                          <w:color w:val="000000"/>
                          <w:sz w:val="20"/>
                        </w:rPr>
                        <w:t>sum(control.speed$upload) #upload calculation</w:t>
                      </w:r>
                    </w:p>
                    <w:p>
                      <w:pPr>
                        <w:pStyle w:val="FrameContents"/>
                        <w:overflowPunct w:val="fals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1237" w:author="Unknown Author" w:date="2021-12-06T12:04:51Z"/>
        </w:rPr>
      </w:pPr>
      <w:bookmarkStart w:id="94" w:name="__DdeLink__2786_2929404521"/>
      <w:bookmarkStart w:id="95" w:name="__DdeLink__4278_3058943443"/>
      <w:bookmarkEnd w:id="95"/>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4"/>
    </w:p>
    <w:p>
      <w:pPr>
        <w:pStyle w:val="Normal"/>
        <w:bidi w:val="0"/>
        <w:spacing w:lineRule="auto" w:line="480" w:before="0" w:after="159"/>
        <w:ind w:left="0" w:right="0" w:hanging="0"/>
        <w:jc w:val="both"/>
        <w:rPr>
          <w:rFonts w:ascii="Times New Roman" w:hAnsi="Times New Roman"/>
          <w:b w:val="false"/>
          <w:b w:val="false"/>
          <w:bCs w:val="false"/>
        </w:rPr>
      </w:pPr>
      <w:r>
        <w:rPr/>
      </w:r>
      <w:bookmarkStart w:id="96" w:name="__DdeLink__4278_30589434431"/>
      <w:bookmarkStart w:id="97" w:name="__DdeLink__4278_30589434431"/>
      <w:bookmarkEnd w:id="97"/>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98"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238"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9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99" w:name="__DdeLink__3757_3290566110"/>
      <w:r>
        <w:rPr>
          <w:rFonts w:eastAsia="Noto Serif CJK SC" w:cs="Lohit Devanagari" w:ascii="Times New Roman" w:hAnsi="Times New Roman"/>
          <w:b/>
          <w:bCs/>
        </w:rPr>
        <w:t>Δ</w:t>
      </w:r>
      <w:bookmarkEnd w:id="99"/>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0" w:name="__DdeLink__3747_3290566110"/>
            <w:r>
              <w:rPr/>
              <w:t>Latency Iteration 1.1</w:t>
            </w:r>
            <w:bookmarkEnd w:id="100"/>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1" w:name="__DdeLink__3749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51_3290566110"/>
            <w:r>
              <w:rPr/>
              <w:t>Latency Iteration</w:t>
            </w:r>
            <w:bookmarkEnd w:id="102"/>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240" w:author="Unknown Author" w:date="2021-12-06T12:04:54Z"/>
        </w:rPr>
      </w:pPr>
      <w:del w:id="1239"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242" w:author="Unknown Author" w:date="2021-12-04T11:54:27Z"/>
        </w:rPr>
      </w:pPr>
      <w:ins w:id="1241"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3" w:name="__DdeLink__3753_3290566110"/>
      <w:r>
        <w:rPr>
          <w:rFonts w:eastAsia="Noto Serif CJK SC" w:cs="Lohit Devanagari" w:ascii="Times New Roman" w:hAnsi="Times New Roman"/>
          <w:b w:val="false"/>
          <w:bCs w:val="false"/>
        </w:rPr>
        <w:t>Δ</w:t>
      </w:r>
      <w:bookmarkEnd w:id="103"/>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5_3290566110"/>
            <w:r>
              <w:rPr/>
              <w:t>Latency Iteration</w:t>
            </w:r>
            <w:bookmarkEnd w:id="104"/>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del w:id="1244" w:author="Unknown Author" w:date="2021-12-11T10:47:51Z"/>
        </w:rPr>
      </w:pPr>
      <w:del w:id="1243" w:author="Unknown Author" w:date="2021-12-11T10:47:51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246" w:author="Unknown Author" w:date="2021-12-11T10:47:53Z"/>
        </w:rPr>
      </w:pPr>
      <w:ins w:id="1245" w:author="Unknown Author" w:date="2021-12-11T10:47:53Z">
        <w:r>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248" w:author="Unknown Author" w:date="2021-12-04T11:54:03Z"/>
        </w:rPr>
      </w:pPr>
      <w:del w:id="1247" w:author="Unknown Author" w:date="2021-12-04T11:54:03Z">
        <w:r>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5" w:name="__DdeLink__2776_4092705157"/>
      <w:r>
        <w:rPr>
          <w:rFonts w:eastAsia="Noto Serif CJK SC" w:cs="Lohit Devanagari" w:ascii="Times New Roman" w:hAnsi="Times New Roman"/>
          <w:b/>
          <w:bCs/>
        </w:rPr>
        <w:t>Δ</w:t>
      </w:r>
      <w:bookmarkEnd w:id="105"/>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249" w:author="Unknown Author" w:date="2021-12-11T10:48:08Z"/>
        </w:rPr>
      </w:pPr>
      <w:r>
        <w:rPr>
          <w:rFonts w:eastAsia="Noto Serif CJK SC" w:cs="Lohit Devanagari" w:ascii="Times New Roman" w:hAnsi="Times New Roman"/>
          <w:b/>
          <w:bCs/>
        </w:rPr>
        <w:t>Part III</w:t>
      </w:r>
      <w:r>
        <w:rPr>
          <w:rFonts w:eastAsia="Noto Serif CJK SC" w:cs="Lohit Devanagari" w:ascii="Times New Roman" w:hAnsi="Times New Roman"/>
          <w:b/>
          <w:bCs/>
          <w:color w:val="auto"/>
          <w:kern w:val="2"/>
          <w:sz w:val="24"/>
          <w:szCs w:val="24"/>
          <w:lang w:val="en-GB" w:eastAsia="zh-CN" w:bidi="hi-IN"/>
        </w:rPr>
        <w:t xml:space="preserve"> Significance Between the Control Group and Preceding Tests</w:t>
        <w:tab/>
      </w:r>
    </w:p>
    <w:p>
      <w:pPr>
        <w:pStyle w:val="Normal"/>
        <w:bidi w:val="0"/>
        <w:spacing w:lineRule="auto" w:line="480" w:before="0" w:after="159"/>
        <w:ind w:left="0" w:right="0" w:hanging="0"/>
        <w:jc w:val="both"/>
        <w:rPr>
          <w:rFonts w:ascii="Times New Roman" w:hAnsi="Times New Roman"/>
          <w:b/>
          <w:b/>
          <w:bCs/>
        </w:rPr>
      </w:pPr>
      <w:ins w:id="1250" w:author="Unknown Author" w:date="2021-12-11T10:48:08Z">
        <w:r>
          <w:rPr>
            <w:rFonts w:ascii="Times New Roman" w:hAnsi="Times New Roman"/>
            <w:b/>
            <w:bCs/>
          </w:rPr>
          <w:t xml:space="preserve">Statement of the Problem No. 3: </w:t>
        </w:r>
      </w:ins>
      <w:ins w:id="1251" w:author="Unknown Author" w:date="2021-12-11T10:48:08Z">
        <w:r>
          <w:rPr>
            <w:rFonts w:ascii="Times New Roman" w:hAnsi="Times New Roman"/>
            <w:b w:val="false"/>
            <w:bCs w:val="false"/>
          </w:rPr>
          <w:t>Is there any significant difference</w:t>
        </w:r>
      </w:ins>
      <w:ins w:id="1252" w:author="Unknown Author" w:date="2021-12-11T10:49:03Z">
        <w:r>
          <w:rPr>
            <w:rFonts w:ascii="Times New Roman" w:hAnsi="Times New Roman"/>
            <w:b w:val="false"/>
            <w:bCs w:val="false"/>
          </w:rPr>
          <w:t xml:space="preserve"> between the control group and the preceding test?</w:t>
        </w:r>
      </w:ins>
    </w:p>
    <w:p>
      <w:pPr>
        <w:pStyle w:val="Normal"/>
        <w:bidi w:val="0"/>
        <w:spacing w:lineRule="auto" w:line="480" w:before="0" w:after="159"/>
        <w:ind w:left="0" w:right="0" w:hanging="0"/>
        <w:jc w:val="both"/>
        <w:rPr>
          <w:rFonts w:ascii="Times New Roman" w:hAnsi="Times New Roman"/>
          <w:b w:val="false"/>
          <w:b w:val="false"/>
          <w:bCs w:val="false"/>
        </w:rPr>
      </w:pPr>
      <w:del w:id="1253"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254" w:author="Unknown Author" w:date="2021-12-11T10:49:29Z">
        <w:r>
          <w:rPr>
            <w:rFonts w:ascii="Times New Roman" w:hAnsi="Times New Roman"/>
            <w:b w:val="false"/>
            <w:bCs w:val="false"/>
          </w:rPr>
          <w:tab/>
        </w:r>
      </w:ins>
      <w:ins w:id="1255"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73">
                <wp:simplePos x="0" y="0"/>
                <wp:positionH relativeFrom="column">
                  <wp:posOffset>47625</wp:posOffset>
                </wp:positionH>
                <wp:positionV relativeFrom="paragraph">
                  <wp:posOffset>-61595</wp:posOffset>
                </wp:positionV>
                <wp:extent cx="5666105" cy="1026160"/>
                <wp:effectExtent l="0" t="0" r="0" b="0"/>
                <wp:wrapNone/>
                <wp:docPr id="157" name="Shape69"/>
                <a:graphic xmlns:a="http://schemas.openxmlformats.org/drawingml/2006/main">
                  <a:graphicData uri="http://schemas.microsoft.com/office/word/2010/wordprocessingShape">
                    <wps:wsp>
                      <wps:cNvSpPr/>
                      <wps:spPr>
                        <a:xfrm>
                          <a:off x="0" y="0"/>
                          <a:ext cx="5665320" cy="1025640"/>
                        </a:xfrm>
                        <a:prstGeom prst="rect">
                          <a:avLst/>
                        </a:prstGeom>
                        <a:noFill/>
                        <a:ln>
                          <a:noFill/>
                        </a:ln>
                      </wps:spPr>
                      <wps:style>
                        <a:lnRef idx="0"/>
                        <a:fillRef idx="0"/>
                        <a:effectRef idx="0"/>
                        <a:fontRef idx="minor"/>
                      </wps:style>
                      <wps:txb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6.05pt;height:80.7pt">
                <w10:wrap type="square"/>
                <v:fill o:detectmouseclick="t" on="false"/>
                <v:stroke color="#3465a4" joinstyle="round" endcap="flat"/>
                <v:textbox>
                  <w:txbxContent>
                    <w:p>
                      <w:pPr>
                        <w:pStyle w:val="FrameContents"/>
                        <w:overflowPunct w:val="false"/>
                        <w:rPr>
                          <w:color w:val="000000"/>
                        </w:rPr>
                      </w:pPr>
                      <w:r>
                        <w:rPr>
                          <w:color w:val="000000"/>
                          <w:sz w:val="20"/>
                        </w:rPr>
                        <w:t>compACM &lt;- c(30,28,35,47,47,17,15,17,25,37,10,8,10,14,21,5,4,8,5,7) #enter ACM values</w:t>
                      </w:r>
                    </w:p>
                    <w:p>
                      <w:pPr>
                        <w:pStyle w:val="FrameContents"/>
                        <w:overflowPunct w:val="false"/>
                        <w:rPr>
                          <w:color w:val="000000"/>
                        </w:rPr>
                      </w:pPr>
                      <w:r>
                        <w:rPr>
                          <w:color w:val="000000"/>
                          <w:sz w:val="20"/>
                        </w:rPr>
                        <w:t>x2 &lt;-mean(compACM) #get the mean</w:t>
                      </w:r>
                    </w:p>
                    <w:p>
                      <w:pPr>
                        <w:pStyle w:val="FrameContents"/>
                        <w:overflowPunct w:val="false"/>
                        <w:rPr>
                          <w:color w:val="000000"/>
                        </w:rPr>
                      </w:pPr>
                      <w:r>
                        <w:rPr>
                          <w:color w:val="000000"/>
                          <w:sz w:val="20"/>
                        </w:rPr>
                        <w:t>x1 &lt;-c(17) #define initial value</w:t>
                      </w:r>
                    </w:p>
                    <w:p>
                      <w:pPr>
                        <w:pStyle w:val="FrameContents"/>
                        <w:overflowPunct w:val="false"/>
                        <w:rPr>
                          <w:color w:val="000000"/>
                        </w:rPr>
                      </w:pPr>
                      <w:r>
                        <w:rPr>
                          <w:color w:val="000000"/>
                          <w:sz w:val="20"/>
                        </w:rPr>
                        <w:t>x3 &lt;- x1-x2 #subtract x1 and x2</w:t>
                      </w:r>
                    </w:p>
                    <w:p>
                      <w:pPr>
                        <w:pStyle w:val="FrameContents"/>
                        <w:overflowPunct w:val="false"/>
                        <w:rPr>
                          <w:color w:val="000000"/>
                        </w:rPr>
                      </w:pPr>
                      <w:r>
                        <w:rPr>
                          <w:color w:val="000000"/>
                          <w:sz w:val="20"/>
                        </w:rPr>
                        <w:t>x4 &lt;- x3/x1 #divide the difference with the initial value</w:t>
                      </w:r>
                    </w:p>
                    <w:p>
                      <w:pPr>
                        <w:pStyle w:val="FrameContents"/>
                        <w:overflowPunct w:val="false"/>
                        <w:rPr>
                          <w:color w:val="000000"/>
                        </w:rPr>
                      </w:pPr>
                      <w:r>
                        <w:rPr>
                          <w:color w:val="000000"/>
                          <w:sz w:val="20"/>
                        </w:rPr>
                        <w:t>x5 &lt;- x4*100 #multiply by 100 to get percentage</w:t>
                      </w:r>
                    </w:p>
                    <w:p>
                      <w:pPr>
                        <w:pStyle w:val="FrameContents"/>
                        <w:overflowPunct w:val="fals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r>
    </w:p>
    <w:p>
      <w:pPr>
        <w:pStyle w:val="Normal"/>
        <w:bidi w:val="0"/>
        <w:spacing w:lineRule="auto" w:line="480" w:before="0" w:after="159"/>
        <w:ind w:left="0" w:right="0" w:hanging="0"/>
        <w:jc w:val="both"/>
        <w:rPr>
          <w:rFonts w:ascii="Times New Roman" w:hAnsi="Times New Roman"/>
          <w:b/>
          <w:b/>
          <w:bCs/>
        </w:rPr>
      </w:pPr>
      <w:r>
        <w:rPr>
          <w:b w:val="false"/>
          <w:bCs w:val="false"/>
        </w:rPr>
        <w:t>The rscript above is based on this formula:</w:t>
      </w:r>
    </w:p>
    <w:p>
      <w:pPr>
        <w:pStyle w:val="Normal"/>
        <w:bidi w:val="0"/>
        <w:spacing w:lineRule="auto" w:line="480" w:before="0" w:after="159"/>
        <w:ind w:left="0" w:right="0" w:hanging="0"/>
        <w:jc w:val="both"/>
        <w:rPr>
          <w:b w:val="false"/>
          <w:b w:val="false"/>
          <w:bCs w:val="false"/>
        </w:rPr>
      </w:pPr>
      <w:r>
        <w:rPr>
          <w:b w:val="false"/>
          <w:bCs w:val="false"/>
        </w:rPr>
        <w:drawing>
          <wp:anchor behindDoc="0" distT="0" distB="0" distL="0" distR="0" simplePos="0" locked="0" layoutInCell="1" allowOverlap="1" relativeHeight="74">
            <wp:simplePos x="0" y="0"/>
            <wp:positionH relativeFrom="column">
              <wp:posOffset>1702435</wp:posOffset>
            </wp:positionH>
            <wp:positionV relativeFrom="paragraph">
              <wp:posOffset>-136525</wp:posOffset>
            </wp:positionV>
            <wp:extent cx="1635125" cy="890270"/>
            <wp:effectExtent l="0" t="0" r="0" b="0"/>
            <wp:wrapSquare wrapText="largest"/>
            <wp:docPr id="15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35" descr=""/>
                    <pic:cNvPicPr>
                      <a:picLocks noChangeAspect="1" noChangeArrowheads="1"/>
                    </pic:cNvPicPr>
                  </pic:nvPicPr>
                  <pic:blipFill>
                    <a:blip r:embed="rId36"/>
                    <a:stretch>
                      <a:fillRect/>
                    </a:stretch>
                  </pic:blipFill>
                  <pic:spPr bwMode="auto">
                    <a:xfrm>
                      <a:off x="0" y="0"/>
                      <a:ext cx="1635125" cy="890270"/>
                    </a:xfrm>
                    <a:prstGeom prst="rect">
                      <a:avLst/>
                    </a:prstGeom>
                  </pic:spPr>
                </pic:pic>
              </a:graphicData>
            </a:graphic>
          </wp:anchor>
        </w:drawing>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both"/>
        <w:rPr>
          <w:b w:val="false"/>
          <w:b w:val="false"/>
          <w:bCs w:val="false"/>
        </w:rPr>
      </w:pPr>
      <w:r>
        <w:rPr>
          <w:b w:val="false"/>
          <w:bCs w:val="false"/>
        </w:rPr>
        <w:t>Where:</w:t>
      </w:r>
    </w:p>
    <w:p>
      <w:pPr>
        <w:pStyle w:val="Normal"/>
        <w:bidi w:val="0"/>
        <w:spacing w:lineRule="auto" w:line="480" w:before="0" w:after="159"/>
        <w:ind w:left="0" w:right="0" w:hanging="0"/>
        <w:jc w:val="both"/>
        <w:rPr>
          <w:b w:val="false"/>
          <w:b w:val="false"/>
          <w:bCs w:val="false"/>
        </w:rPr>
      </w:pPr>
      <w:r>
        <w:rPr>
          <w:b w:val="false"/>
          <w:bCs w:val="false"/>
        </w:rPr>
        <w:tab/>
        <w:t>C = relative change</w:t>
        <w:tab/>
        <w:tab/>
        <w:t>x1 = initial value</w:t>
        <w:tab/>
        <w:tab/>
        <w:t>x2 = final value</w:t>
      </w:r>
    </w:p>
    <w:p>
      <w:pPr>
        <w:pStyle w:val="Normal"/>
        <w:bidi w:val="0"/>
        <w:spacing w:lineRule="auto" w:line="480" w:before="0" w:after="159"/>
        <w:ind w:left="0" w:right="0" w:hanging="0"/>
        <w:jc w:val="both"/>
        <w:rPr>
          <w:rFonts w:ascii="Times New Roman" w:hAnsi="Times New Roman"/>
        </w:rPr>
      </w:pPr>
      <w:del w:id="1256"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257"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75">
            <wp:simplePos x="0" y="0"/>
            <wp:positionH relativeFrom="column">
              <wp:posOffset>1300480</wp:posOffset>
            </wp:positionH>
            <wp:positionV relativeFrom="paragraph">
              <wp:posOffset>-222885</wp:posOffset>
            </wp:positionV>
            <wp:extent cx="2744470" cy="1435735"/>
            <wp:effectExtent l="0" t="0" r="0" b="0"/>
            <wp:wrapSquare wrapText="largest"/>
            <wp:docPr id="16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6" descr=""/>
                    <pic:cNvPicPr>
                      <a:picLocks noChangeAspect="1" noChangeArrowheads="1"/>
                    </pic:cNvPicPr>
                  </pic:nvPicPr>
                  <pic:blipFill>
                    <a:blip r:embed="rId37"/>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258" w:author="Unknown Author" w:date="2021-12-10T11:01:37Z">
        <w:r>
          <w:rPr>
            <w:rFonts w:ascii="Times New Roman" w:hAnsi="Times New Roman"/>
            <w:b w:val="false"/>
            <w:bCs w:val="false"/>
            <w:sz w:val="16"/>
            <w:szCs w:val="24"/>
          </w:rPr>
          <w:t>Figure 35</w:t>
        </w:r>
      </w:ins>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1261" w:author="Unknown Author" w:date="2021-12-06T12:05:14Z"/>
        </w:rPr>
      </w:pPr>
      <w:del w:id="1259"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1260"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1269" w:author="Unknown Author" w:date="2021-12-09T11:51:09Z"/>
        </w:rPr>
      </w:pPr>
      <w:ins w:id="1262" w:author="Unknown Author" w:date="2021-12-09T11:43:24Z">
        <w:r>
          <w:rPr>
            <w:rFonts w:ascii="Times New Roman" w:hAnsi="Times New Roman"/>
          </w:rPr>
          <w:t xml:space="preserve">Additionally, by comparing the four treatment groups into </w:t>
        </w:r>
      </w:ins>
      <w:ins w:id="1263" w:author="Unknown Author" w:date="2021-12-09T11:44:04Z">
        <w:r>
          <w:rPr>
            <w:rFonts w:ascii="Times New Roman" w:hAnsi="Times New Roman"/>
          </w:rPr>
          <w:t>latency while keeping transfer speed included. It is uncovered that overall R valu</w:t>
        </w:r>
      </w:ins>
      <w:ins w:id="1264" w:author="Unknown Author" w:date="2021-12-09T11:45:00Z">
        <w:r>
          <w:rPr>
            <w:rFonts w:ascii="Times New Roman" w:hAnsi="Times New Roman"/>
          </w:rPr>
          <w:t>e of the treatment groups is 0.9683, suggesting a strong positive linear correlation</w:t>
        </w:r>
      </w:ins>
      <w:ins w:id="1265" w:author="Unknown Author" w:date="2021-12-09T11:51:07Z">
        <w:r>
          <w:rPr>
            <w:rFonts w:ascii="Times New Roman" w:hAnsi="Times New Roman"/>
          </w:rPr>
          <w:t>,</w:t>
        </w:r>
      </w:ins>
      <w:ins w:id="1266" w:author="Unknown Author" w:date="2021-12-09T11:46:04Z">
        <w:r>
          <w:rPr>
            <w:rFonts w:ascii="Times New Roman" w:hAnsi="Times New Roman"/>
          </w:rPr>
          <w:t xml:space="preserve"> p value of 0.0024 which is below that 0.5 threshold</w:t>
        </w:r>
      </w:ins>
      <w:ins w:id="1267" w:author="Unknown Author" w:date="2021-12-09T11:50:56Z">
        <w:r>
          <w:rPr>
            <w:rFonts w:ascii="Times New Roman" w:hAnsi="Times New Roman"/>
          </w:rPr>
          <w:t xml:space="preserve">, </w:t>
        </w:r>
      </w:ins>
      <w:ins w:id="1268"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1271" w:author="Unknown Author" w:date="2021-12-09T11:52:16Z"/>
        </w:rPr>
      </w:pPr>
      <w:ins w:id="1270" w:author="Unknown Author" w:date="2021-12-09T11:52:16Z">
        <w:r>
          <w:rPr>
            <w:rFonts w:ascii="Times New Roman" w:hAnsi="Times New Roman"/>
          </w:rPr>
          <w:drawing>
            <wp:anchor behindDoc="0" distT="0" distB="0" distL="0" distR="0" simplePos="0" locked="0" layoutInCell="1" allowOverlap="1" relativeHeight="83">
              <wp:simplePos x="0" y="0"/>
              <wp:positionH relativeFrom="column">
                <wp:posOffset>668655</wp:posOffset>
              </wp:positionH>
              <wp:positionV relativeFrom="paragraph">
                <wp:posOffset>-88265</wp:posOffset>
              </wp:positionV>
              <wp:extent cx="3661410" cy="1655445"/>
              <wp:effectExtent l="0" t="0" r="0" b="0"/>
              <wp:wrapSquare wrapText="largest"/>
              <wp:docPr id="16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1" descr=""/>
                      <pic:cNvPicPr>
                        <a:picLocks noChangeAspect="1" noChangeArrowheads="1"/>
                      </pic:cNvPicPr>
                    </pic:nvPicPr>
                    <pic:blipFill>
                      <a:blip r:embed="rId38"/>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273" w:author="Unknown Author" w:date="2021-12-09T11:52:16Z"/>
        </w:rPr>
      </w:pPr>
      <w:ins w:id="1272"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275" w:author="Unknown Author" w:date="2021-12-09T11:52:16Z"/>
        </w:rPr>
      </w:pPr>
      <w:ins w:id="1274"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277" w:author="Unknown Author" w:date="2021-12-09T11:52:16Z"/>
        </w:rPr>
      </w:pPr>
      <w:ins w:id="1276" w:author="Unknown Author" w:date="2021-12-09T11:52:16Z">
        <w:r>
          <w:rPr>
            <w:rFonts w:ascii="Times New Roman" w:hAnsi="Times New Roman"/>
          </w:rPr>
        </w:r>
      </w:ins>
    </w:p>
    <w:p>
      <w:pPr>
        <w:pStyle w:val="Normal"/>
        <w:bidi w:val="0"/>
        <w:spacing w:lineRule="auto" w:line="480" w:before="0" w:after="159"/>
        <w:ind w:left="0" w:right="0" w:hanging="0"/>
        <w:jc w:val="center"/>
        <w:rPr>
          <w:sz w:val="16"/>
          <w:szCs w:val="24"/>
          <w:ins w:id="1279" w:author="Unknown Author" w:date="2021-12-09T11:52:16Z"/>
        </w:rPr>
      </w:pPr>
      <w:ins w:id="1278" w:author="Unknown Author" w:date="2021-12-09T11:52:16Z">
        <w:r>
          <w:rPr>
            <w:sz w:val="16"/>
            <w:szCs w:val="24"/>
          </w:rPr>
          <w:t>figure 36</w:t>
        </w:r>
      </w:ins>
    </w:p>
    <w:p>
      <w:pPr>
        <w:pStyle w:val="Normal"/>
        <w:bidi w:val="0"/>
        <w:spacing w:lineRule="auto" w:line="480" w:before="0" w:after="159"/>
        <w:ind w:left="0" w:right="0" w:hanging="0"/>
        <w:jc w:val="both"/>
        <w:rPr>
          <w:rFonts w:ascii="Times New Roman" w:hAnsi="Times New Roman"/>
          <w:ins w:id="1284" w:author="Unknown Author" w:date="2021-12-09T11:58:00Z"/>
        </w:rPr>
      </w:pPr>
      <w:ins w:id="1280" w:author="Unknown Author" w:date="2021-12-09T11:52:16Z">
        <w:r>
          <w:rPr>
            <w:rFonts w:ascii="Times New Roman" w:hAnsi="Times New Roman"/>
          </w:rPr>
          <w:t xml:space="preserve">The line graph above describes the </w:t>
        </w:r>
      </w:ins>
      <w:ins w:id="1281" w:author="Unknown Author" w:date="2021-12-09T11:53:00Z">
        <w:r>
          <w:rPr>
            <w:rFonts w:ascii="Times New Roman" w:hAnsi="Times New Roman"/>
          </w:rPr>
          <w:t>total response of the treatment groups to increasing latency with internet spe</w:t>
        </w:r>
      </w:ins>
      <w:ins w:id="1282" w:author="Unknown Author" w:date="2021-12-09T11:57:02Z">
        <w:r>
          <w:rPr>
            <w:rFonts w:ascii="Times New Roman" w:hAnsi="Times New Roman"/>
          </w:rPr>
          <w:t>ed supplied as colour with treatment group representation. This is</w:t>
        </w:r>
      </w:ins>
      <w:ins w:id="1283" w:author="Unknown Author" w:date="2021-12-09T11:58:00Z">
        <w:r>
          <w:rPr>
            <w:rFonts w:ascii="Times New Roman" w:hAnsi="Times New Roman"/>
          </w:rPr>
          <w:t xml:space="preserve"> calculated using the code below:</w:t>
        </w:r>
      </w:ins>
    </w:p>
    <w:p>
      <w:pPr>
        <w:pStyle w:val="Normal"/>
        <w:bidi w:val="0"/>
        <w:spacing w:lineRule="auto" w:line="480" w:before="0" w:after="159"/>
        <w:ind w:left="0" w:right="0" w:hanging="0"/>
        <w:jc w:val="both"/>
        <w:rPr>
          <w:rFonts w:ascii="Times New Roman" w:hAnsi="Times New Roman"/>
          <w:ins w:id="1327" w:author="Unknown Author" w:date="2021-12-09T11:58:00Z"/>
        </w:rPr>
      </w:pPr>
      <w:r>
        <w:rPr>
          <w:rFonts w:ascii="Times New Roman" w:hAnsi="Times New Roman"/>
        </w:rPr>
        <mc:AlternateContent>
          <mc:Choice Requires="wps">
            <w:drawing>
              <wp:anchor behindDoc="0" distT="0" distB="0" distL="0" distR="0" simplePos="0" locked="0" layoutInCell="1" allowOverlap="1" relativeHeight="84">
                <wp:simplePos x="0" y="0"/>
                <wp:positionH relativeFrom="column">
                  <wp:posOffset>15875</wp:posOffset>
                </wp:positionH>
                <wp:positionV relativeFrom="paragraph">
                  <wp:posOffset>97155</wp:posOffset>
                </wp:positionV>
                <wp:extent cx="5727700" cy="1357630"/>
                <wp:effectExtent l="0" t="0" r="0" b="0"/>
                <wp:wrapNone/>
                <wp:docPr id="162" name="Shape72"/>
                <a:graphic xmlns:a="http://schemas.openxmlformats.org/drawingml/2006/main">
                  <a:graphicData uri="http://schemas.microsoft.com/office/word/2010/wordprocessingShape">
                    <wps:wsp>
                      <wps:cNvSpPr/>
                      <wps:spPr>
                        <a:xfrm>
                          <a:off x="0" y="0"/>
                          <a:ext cx="5727240" cy="1356840"/>
                        </a:xfrm>
                        <a:prstGeom prst="rect">
                          <a:avLst/>
                        </a:prstGeom>
                        <a:noFill/>
                        <a:ln>
                          <a:noFill/>
                        </a:ln>
                      </wps:spPr>
                      <wps:style>
                        <a:lnRef idx="0"/>
                        <a:fillRef idx="0"/>
                        <a:effectRef idx="0"/>
                        <a:fontRef idx="minor"/>
                      </wps:style>
                      <wps:txbx>
                        <w:txbxContent>
                          <w:p>
                            <w:pPr>
                              <w:pStyle w:val="FrameContents"/>
                              <w:overflowPunct w:val="false"/>
                              <w:rPr>
                                <w:color w:val="000000"/>
                                <w:ins w:id="1286" w:author="Unknown Author" w:date="2021-12-09T11:58:00Z"/>
                              </w:rPr>
                            </w:pPr>
                            <w:ins w:id="1285" w:author="Unknown Author" w:date="2021-12-09T11:58:00Z">
                              <w:r>
                                <w:rPr>
                                  <w:color w:val="000000"/>
                                  <w:sz w:val="18"/>
                                  <w:szCs w:val="22"/>
                                </w:rPr>
                                <w:t>ln &lt;- linearregressiontest #statistical process</w:t>
                              </w:r>
                            </w:ins>
                          </w:p>
                          <w:p>
                            <w:pPr>
                              <w:pStyle w:val="FrameContents"/>
                              <w:overflowPunct w:val="false"/>
                              <w:rPr>
                                <w:color w:val="000000"/>
                                <w:ins w:id="1288" w:author="Unknown Author" w:date="2021-12-09T11:58:00Z"/>
                              </w:rPr>
                            </w:pPr>
                            <w:ins w:id="1287" w:author="Unknown Author" w:date="2021-12-09T11:58:00Z">
                              <w:r>
                                <w:rPr>
                                  <w:color w:val="000000"/>
                                  <w:sz w:val="18"/>
                                  <w:szCs w:val="22"/>
                                </w:rPr>
                                <w:t>lin &lt;- lm(Untitled.8$tr1+Untitled.8$tr2+Untitled.8$tr3+Untitled.8$tr4 ~ Untitled.8$lat, data = ln)</w:t>
                              </w:r>
                            </w:ins>
                          </w:p>
                          <w:p>
                            <w:pPr>
                              <w:pStyle w:val="FrameContents"/>
                              <w:overflowPunct w:val="false"/>
                              <w:rPr>
                                <w:color w:val="000000"/>
                              </w:rPr>
                            </w:pPr>
                            <w:ins w:id="1289" w:author="Unknown Author" w:date="2021-12-09T11:58:00Z">
                              <w:r>
                                <w:rPr>
                                  <w:color w:val="000000"/>
                                  <w:sz w:val="18"/>
                                  <w:szCs w:val="22"/>
                                </w:rPr>
                                <w:t>summary(lin)</w:t>
                              </w:r>
                            </w:ins>
                          </w:p>
                          <w:p>
                            <w:pPr>
                              <w:pStyle w:val="FrameContents"/>
                              <w:overflowPunct w:val="false"/>
                              <w:rPr>
                                <w:color w:val="000000"/>
                              </w:rPr>
                            </w:pPr>
                            <w:r>
                              <w:rPr>
                                <w:color w:val="000000"/>
                              </w:rPr>
                            </w:r>
                          </w:p>
                          <w:p>
                            <w:pPr>
                              <w:pStyle w:val="FrameContents"/>
                              <w:overflowPunct w:val="false"/>
                              <w:rPr>
                                <w:color w:val="000000"/>
                                <w:ins w:id="1291" w:author="Unknown Author" w:date="2021-12-09T11:58:00Z"/>
                              </w:rPr>
                            </w:pPr>
                            <w:ins w:id="1290" w:author="Unknown Author" w:date="2021-12-09T11:58:00Z">
                              <w:r>
                                <w:rPr>
                                  <w:color w:val="000000"/>
                                  <w:sz w:val="18"/>
                                  <w:szCs w:val="22"/>
                                </w:rPr>
                                <w:t xml:space="preserve">ggplot(Untitled.8,aes(y=lat))+ #visualization </w:t>
                              </w:r>
                            </w:ins>
                          </w:p>
                          <w:p>
                            <w:pPr>
                              <w:pStyle w:val="FrameContents"/>
                              <w:overflowPunct w:val="false"/>
                              <w:rPr>
                                <w:color w:val="000000"/>
                                <w:ins w:id="1294" w:author="Unknown Author" w:date="2021-12-09T11:58:00Z"/>
                              </w:rPr>
                            </w:pPr>
                            <w:ins w:id="1292" w:author="Unknown Author" w:date="2021-12-09T11:58:00Z">
                              <w:r>
                                <w:rPr>
                                  <w:color w:val="000000"/>
                                  <w:sz w:val="18"/>
                                  <w:szCs w:val="22"/>
                                </w:rPr>
                                <w:t xml:space="preserve">  </w:t>
                              </w:r>
                            </w:ins>
                            <w:ins w:id="1293" w:author="Unknown Author" w:date="2021-12-09T11:58:00Z">
                              <w:r>
                                <w:rPr>
                                  <w:color w:val="000000"/>
                                  <w:sz w:val="18"/>
                                  <w:szCs w:val="22"/>
                                </w:rPr>
                                <w:t>labs(x = "Error rate", y = "Latency (ms)")+</w:t>
                              </w:r>
                            </w:ins>
                          </w:p>
                          <w:p>
                            <w:pPr>
                              <w:pStyle w:val="FrameContents"/>
                              <w:overflowPunct w:val="false"/>
                              <w:rPr>
                                <w:color w:val="000000"/>
                                <w:ins w:id="1297" w:author="Unknown Author" w:date="2021-12-09T11:58:00Z"/>
                              </w:rPr>
                            </w:pPr>
                            <w:ins w:id="1295" w:author="Unknown Author" w:date="2021-12-09T11:58:00Z">
                              <w:r>
                                <w:rPr>
                                  <w:color w:val="000000"/>
                                  <w:sz w:val="18"/>
                                  <w:szCs w:val="22"/>
                                </w:rPr>
                                <w:t xml:space="preserve">  </w:t>
                              </w:r>
                            </w:ins>
                            <w:ins w:id="1296" w:author="Unknown Author" w:date="2021-12-09T11:58:00Z">
                              <w:r>
                                <w:rPr>
                                  <w:color w:val="000000"/>
                                  <w:sz w:val="18"/>
                                  <w:szCs w:val="22"/>
                                </w:rPr>
                                <w:t>geom_line(aes(x=tr1, colour = "treatment 1 (50KB/s)"))+</w:t>
                              </w:r>
                            </w:ins>
                          </w:p>
                          <w:p>
                            <w:pPr>
                              <w:pStyle w:val="FrameContents"/>
                              <w:overflowPunct w:val="false"/>
                              <w:rPr>
                                <w:color w:val="000000"/>
                                <w:ins w:id="1300" w:author="Unknown Author" w:date="2021-12-09T11:58:00Z"/>
                              </w:rPr>
                            </w:pPr>
                            <w:ins w:id="1298" w:author="Unknown Author" w:date="2021-12-09T11:58:00Z">
                              <w:r>
                                <w:rPr>
                                  <w:color w:val="000000"/>
                                  <w:sz w:val="18"/>
                                  <w:szCs w:val="22"/>
                                </w:rPr>
                                <w:t xml:space="preserve">  </w:t>
                              </w:r>
                            </w:ins>
                            <w:ins w:id="1299" w:author="Unknown Author" w:date="2021-12-09T11:58:00Z">
                              <w:r>
                                <w:rPr>
                                  <w:color w:val="000000"/>
                                  <w:sz w:val="18"/>
                                  <w:szCs w:val="22"/>
                                </w:rPr>
                                <w:t>geom_line(aes(x=tr2, colour = "treatment 2 (100KB/s)"))+</w:t>
                              </w:r>
                            </w:ins>
                          </w:p>
                          <w:p>
                            <w:pPr>
                              <w:pStyle w:val="FrameContents"/>
                              <w:overflowPunct w:val="false"/>
                              <w:rPr>
                                <w:color w:val="000000"/>
                                <w:ins w:id="1303" w:author="Unknown Author" w:date="2021-12-09T11:58:00Z"/>
                              </w:rPr>
                            </w:pPr>
                            <w:ins w:id="1301" w:author="Unknown Author" w:date="2021-12-09T11:58:00Z">
                              <w:r>
                                <w:rPr>
                                  <w:color w:val="000000"/>
                                  <w:sz w:val="18"/>
                                  <w:szCs w:val="22"/>
                                </w:rPr>
                                <w:t xml:space="preserve">  </w:t>
                              </w:r>
                            </w:ins>
                            <w:ins w:id="1302" w:author="Unknown Author" w:date="2021-12-09T11:58:00Z">
                              <w:r>
                                <w:rPr>
                                  <w:color w:val="000000"/>
                                  <w:sz w:val="18"/>
                                  <w:szCs w:val="22"/>
                                </w:rPr>
                                <w:t>geom_line(aes(x=tr3, colour = "treatment 3 (250KB/s)"))+</w:t>
                              </w:r>
                            </w:ins>
                          </w:p>
                          <w:p>
                            <w:pPr>
                              <w:pStyle w:val="FrameContents"/>
                              <w:overflowPunct w:val="false"/>
                              <w:rPr>
                                <w:color w:val="000000"/>
                              </w:rPr>
                            </w:pPr>
                            <w:ins w:id="1304" w:author="Unknown Author" w:date="2021-12-09T11:58:00Z">
                              <w:r>
                                <w:rPr>
                                  <w:color w:val="000000"/>
                                  <w:sz w:val="18"/>
                                  <w:szCs w:val="22"/>
                                </w:rPr>
                                <w:t xml:space="preserve">  </w:t>
                              </w:r>
                            </w:ins>
                            <w:ins w:id="1305" w:author="Unknown Author" w:date="2021-12-09T11:58:00Z">
                              <w:r>
                                <w:rPr>
                                  <w:color w:val="000000"/>
                                  <w:sz w:val="18"/>
                                  <w:szCs w:val="22"/>
                                </w:rPr>
                                <w:t>geom_line(aes(x=tr4, colour = "treatment 4 (500KB/s)"))</w:t>
                              </w:r>
                            </w:ins>
                          </w:p>
                        </w:txbxContent>
                      </wps:txbx>
                      <wps:bodyPr lIns="0" rIns="0" tIns="0" bIns="0">
                        <a:spAutoFit/>
                      </wps:bodyPr>
                    </wps:wsp>
                  </a:graphicData>
                </a:graphic>
              </wp:anchor>
            </w:drawing>
          </mc:Choice>
          <mc:Fallback>
            <w:pict>
              <v:rect id="shape_0" ID="Shape72" stroked="f" style="position:absolute;margin-left:1.25pt;margin-top:7.65pt;width:450.9pt;height:106.8pt">
                <w10:wrap type="square"/>
                <v:fill o:detectmouseclick="t" on="false"/>
                <v:stroke color="#3465a4" joinstyle="round" endcap="flat"/>
                <v:textbox>
                  <w:txbxContent>
                    <w:p>
                      <w:pPr>
                        <w:pStyle w:val="FrameContents"/>
                        <w:overflowPunct w:val="false"/>
                        <w:rPr>
                          <w:color w:val="000000"/>
                          <w:ins w:id="1307" w:author="Unknown Author" w:date="2021-12-09T11:58:00Z"/>
                        </w:rPr>
                      </w:pPr>
                      <w:ins w:id="1306" w:author="Unknown Author" w:date="2021-12-09T11:58:00Z">
                        <w:r>
                          <w:rPr>
                            <w:color w:val="000000"/>
                            <w:sz w:val="18"/>
                            <w:szCs w:val="22"/>
                          </w:rPr>
                          <w:t>ln &lt;- linearregressiontest #statistical process</w:t>
                        </w:r>
                      </w:ins>
                    </w:p>
                    <w:p>
                      <w:pPr>
                        <w:pStyle w:val="FrameContents"/>
                        <w:overflowPunct w:val="false"/>
                        <w:rPr>
                          <w:color w:val="000000"/>
                          <w:ins w:id="1309" w:author="Unknown Author" w:date="2021-12-09T11:58:00Z"/>
                        </w:rPr>
                      </w:pPr>
                      <w:ins w:id="1308" w:author="Unknown Author" w:date="2021-12-09T11:58:00Z">
                        <w:r>
                          <w:rPr>
                            <w:color w:val="000000"/>
                            <w:sz w:val="18"/>
                            <w:szCs w:val="22"/>
                          </w:rPr>
                          <w:t>lin &lt;- lm(Untitled.8$tr1+Untitled.8$tr2+Untitled.8$tr3+Untitled.8$tr4 ~ Untitled.8$lat, data = ln)</w:t>
                        </w:r>
                      </w:ins>
                    </w:p>
                    <w:p>
                      <w:pPr>
                        <w:pStyle w:val="FrameContents"/>
                        <w:overflowPunct w:val="false"/>
                        <w:rPr>
                          <w:color w:val="000000"/>
                        </w:rPr>
                      </w:pPr>
                      <w:ins w:id="1310" w:author="Unknown Author" w:date="2021-12-09T11:58:00Z">
                        <w:r>
                          <w:rPr>
                            <w:color w:val="000000"/>
                            <w:sz w:val="18"/>
                            <w:szCs w:val="22"/>
                          </w:rPr>
                          <w:t>summary(lin)</w:t>
                        </w:r>
                      </w:ins>
                    </w:p>
                    <w:p>
                      <w:pPr>
                        <w:pStyle w:val="FrameContents"/>
                        <w:overflowPunct w:val="false"/>
                        <w:rPr>
                          <w:color w:val="000000"/>
                        </w:rPr>
                      </w:pPr>
                      <w:r>
                        <w:rPr>
                          <w:color w:val="000000"/>
                        </w:rPr>
                      </w:r>
                    </w:p>
                    <w:p>
                      <w:pPr>
                        <w:pStyle w:val="FrameContents"/>
                        <w:overflowPunct w:val="false"/>
                        <w:rPr>
                          <w:color w:val="000000"/>
                          <w:ins w:id="1312" w:author="Unknown Author" w:date="2021-12-09T11:58:00Z"/>
                        </w:rPr>
                      </w:pPr>
                      <w:ins w:id="1311" w:author="Unknown Author" w:date="2021-12-09T11:58:00Z">
                        <w:r>
                          <w:rPr>
                            <w:color w:val="000000"/>
                            <w:sz w:val="18"/>
                            <w:szCs w:val="22"/>
                          </w:rPr>
                          <w:t xml:space="preserve">ggplot(Untitled.8,aes(y=lat))+ #visualization </w:t>
                        </w:r>
                      </w:ins>
                    </w:p>
                    <w:p>
                      <w:pPr>
                        <w:pStyle w:val="FrameContents"/>
                        <w:overflowPunct w:val="false"/>
                        <w:rPr>
                          <w:color w:val="000000"/>
                          <w:ins w:id="1315" w:author="Unknown Author" w:date="2021-12-09T11:58:00Z"/>
                        </w:rPr>
                      </w:pPr>
                      <w:ins w:id="1313" w:author="Unknown Author" w:date="2021-12-09T11:58:00Z">
                        <w:r>
                          <w:rPr>
                            <w:color w:val="000000"/>
                            <w:sz w:val="18"/>
                            <w:szCs w:val="22"/>
                          </w:rPr>
                          <w:t xml:space="preserve">  </w:t>
                        </w:r>
                      </w:ins>
                      <w:ins w:id="1314" w:author="Unknown Author" w:date="2021-12-09T11:58:00Z">
                        <w:r>
                          <w:rPr>
                            <w:color w:val="000000"/>
                            <w:sz w:val="18"/>
                            <w:szCs w:val="22"/>
                          </w:rPr>
                          <w:t>labs(x = "Error rate", y = "Latency (ms)")+</w:t>
                        </w:r>
                      </w:ins>
                    </w:p>
                    <w:p>
                      <w:pPr>
                        <w:pStyle w:val="FrameContents"/>
                        <w:overflowPunct w:val="false"/>
                        <w:rPr>
                          <w:color w:val="000000"/>
                          <w:ins w:id="1318" w:author="Unknown Author" w:date="2021-12-09T11:58:00Z"/>
                        </w:rPr>
                      </w:pPr>
                      <w:ins w:id="1316" w:author="Unknown Author" w:date="2021-12-09T11:58:00Z">
                        <w:r>
                          <w:rPr>
                            <w:color w:val="000000"/>
                            <w:sz w:val="18"/>
                            <w:szCs w:val="22"/>
                          </w:rPr>
                          <w:t xml:space="preserve">  </w:t>
                        </w:r>
                      </w:ins>
                      <w:ins w:id="1317" w:author="Unknown Author" w:date="2021-12-09T11:58:00Z">
                        <w:r>
                          <w:rPr>
                            <w:color w:val="000000"/>
                            <w:sz w:val="18"/>
                            <w:szCs w:val="22"/>
                          </w:rPr>
                          <w:t>geom_line(aes(x=tr1, colour = "treatment 1 (50KB/s)"))+</w:t>
                        </w:r>
                      </w:ins>
                    </w:p>
                    <w:p>
                      <w:pPr>
                        <w:pStyle w:val="FrameContents"/>
                        <w:overflowPunct w:val="false"/>
                        <w:rPr>
                          <w:color w:val="000000"/>
                          <w:ins w:id="1321" w:author="Unknown Author" w:date="2021-12-09T11:58:00Z"/>
                        </w:rPr>
                      </w:pPr>
                      <w:ins w:id="1319" w:author="Unknown Author" w:date="2021-12-09T11:58:00Z">
                        <w:r>
                          <w:rPr>
                            <w:color w:val="000000"/>
                            <w:sz w:val="18"/>
                            <w:szCs w:val="22"/>
                          </w:rPr>
                          <w:t xml:space="preserve">  </w:t>
                        </w:r>
                      </w:ins>
                      <w:ins w:id="1320" w:author="Unknown Author" w:date="2021-12-09T11:58:00Z">
                        <w:r>
                          <w:rPr>
                            <w:color w:val="000000"/>
                            <w:sz w:val="18"/>
                            <w:szCs w:val="22"/>
                          </w:rPr>
                          <w:t>geom_line(aes(x=tr2, colour = "treatment 2 (100KB/s)"))+</w:t>
                        </w:r>
                      </w:ins>
                    </w:p>
                    <w:p>
                      <w:pPr>
                        <w:pStyle w:val="FrameContents"/>
                        <w:overflowPunct w:val="false"/>
                        <w:rPr>
                          <w:color w:val="000000"/>
                          <w:ins w:id="1324" w:author="Unknown Author" w:date="2021-12-09T11:58:00Z"/>
                        </w:rPr>
                      </w:pPr>
                      <w:ins w:id="1322" w:author="Unknown Author" w:date="2021-12-09T11:58:00Z">
                        <w:r>
                          <w:rPr>
                            <w:color w:val="000000"/>
                            <w:sz w:val="18"/>
                            <w:szCs w:val="22"/>
                          </w:rPr>
                          <w:t xml:space="preserve">  </w:t>
                        </w:r>
                      </w:ins>
                      <w:ins w:id="1323" w:author="Unknown Author" w:date="2021-12-09T11:58:00Z">
                        <w:r>
                          <w:rPr>
                            <w:color w:val="000000"/>
                            <w:sz w:val="18"/>
                            <w:szCs w:val="22"/>
                          </w:rPr>
                          <w:t>geom_line(aes(x=tr3, colour = "treatment 3 (250KB/s)"))+</w:t>
                        </w:r>
                      </w:ins>
                    </w:p>
                    <w:p>
                      <w:pPr>
                        <w:pStyle w:val="FrameContents"/>
                        <w:overflowPunct w:val="false"/>
                        <w:rPr>
                          <w:color w:val="000000"/>
                        </w:rPr>
                      </w:pPr>
                      <w:ins w:id="1325" w:author="Unknown Author" w:date="2021-12-09T11:58:00Z">
                        <w:r>
                          <w:rPr>
                            <w:color w:val="000000"/>
                            <w:sz w:val="18"/>
                            <w:szCs w:val="22"/>
                          </w:rPr>
                          <w:t xml:space="preserve">  </w:t>
                        </w:r>
                      </w:ins>
                      <w:ins w:id="1326" w:author="Unknown Author" w:date="2021-12-09T11:58:00Z">
                        <w:r>
                          <w:rPr>
                            <w:color w:val="000000"/>
                            <w:sz w:val="18"/>
                            <w:szCs w:val="22"/>
                          </w:rPr>
                          <w:t>geom_line(aes(x=tr4, colour = "treatment 4 (500KB/s)"))</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329" w:author="Unknown Author" w:date="2021-12-09T11:58:00Z"/>
        </w:rPr>
      </w:pPr>
      <w:ins w:id="1328"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ins w:id="1331" w:author="Unknown Author" w:date="2021-12-09T11:58:00Z"/>
        </w:rPr>
      </w:pPr>
      <w:ins w:id="1330" w:author="Unknown Author" w:date="2021-12-09T11:58:00Z">
        <w:r>
          <w:rPr>
            <w:rFonts w:ascii="Times New Roman" w:hAnsi="Times New Roman"/>
          </w:rPr>
        </w:r>
      </w:ins>
    </w:p>
    <w:p>
      <w:pPr>
        <w:pStyle w:val="Normal"/>
        <w:bidi w:val="0"/>
        <w:spacing w:lineRule="auto" w:line="480" w:before="0" w:after="159"/>
        <w:ind w:left="0" w:right="0" w:hanging="0"/>
        <w:jc w:val="both"/>
        <w:rPr>
          <w:rFonts w:ascii="Times New Roman" w:hAnsi="Times New Roman"/>
          <w:del w:id="1333" w:author="Unknown Author" w:date="2021-12-09T11:59:44Z"/>
        </w:rPr>
      </w:pPr>
      <w:del w:id="1332" w:author="Unknown Author" w:date="2021-12-09T11:59:44Z">
        <w:r>
          <w:rPr>
            <w:rFonts w:ascii="Times New Roman" w:hAnsi="Times New Roman"/>
          </w:rPr>
        </w:r>
      </w:del>
    </w:p>
    <w:p>
      <w:pPr>
        <w:pStyle w:val="Normal"/>
        <w:bidi w:val="0"/>
        <w:spacing w:lineRule="auto" w:line="480" w:before="0" w:after="159"/>
        <w:ind w:left="0" w:right="0" w:hanging="0"/>
        <w:jc w:val="both"/>
        <w:rPr>
          <w:rFonts w:ascii="Times New Roman" w:hAnsi="Times New Roman"/>
          <w:ins w:id="1335" w:author="Unknown Author" w:date="2021-12-10T11:02:03Z"/>
        </w:rPr>
      </w:pPr>
      <w:ins w:id="1334" w:author="Unknown Author" w:date="2021-12-10T11:02:03Z">
        <w:r>
          <w:rPr>
            <w:rFonts w:ascii="Times New Roman" w:hAnsi="Times New Roman"/>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6" w:name="__DdeLink__2701_4092705157"/>
            <w:r>
              <w:rPr>
                <w:rFonts w:ascii="Times New Roman" w:hAnsi="Times New Roman"/>
              </w:rPr>
              <w:t>Treatment Group 1</w:t>
            </w:r>
            <w:bookmarkEnd w:id="106"/>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337" w:author="Unknown Author" w:date="2021-12-09T11:59:56Z"/>
        </w:rPr>
      </w:pPr>
      <w:del w:id="1336" w:author="Unknown Author" w:date="2021-12-09T11:59:56Z">
        <w:r>
          <w:rPr/>
        </w:r>
      </w:del>
    </w:p>
    <w:p>
      <w:pPr>
        <w:pStyle w:val="Normal"/>
        <w:bidi w:val="0"/>
        <w:spacing w:lineRule="auto" w:line="480" w:before="0" w:after="159"/>
        <w:ind w:left="0" w:right="0" w:hanging="0"/>
        <w:jc w:val="both"/>
        <w:rPr>
          <w:rFonts w:ascii="Times New Roman" w:hAnsi="Times New Roman"/>
          <w:ins w:id="1340" w:author="Unknown Author" w:date="2021-12-06T12:05:19Z"/>
        </w:rPr>
      </w:pPr>
      <w:del w:id="1338"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ins w:id="1339"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342" w:author="Unknown Author" w:date="2021-12-09T12:00:03Z"/>
        </w:rPr>
      </w:pPr>
      <w:del w:id="1341" w:author="Unknown Author" w:date="2021-12-09T12:00:03Z">
        <w:r>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343"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344"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del w:id="1345" w:author="Unknown Author" w:date="2021-12-11T10:50:31Z">
        <w:r>
          <w:rPr>
            <w:rFonts w:ascii="Times New Roman" w:hAnsi="Times New Roman"/>
          </w:rPr>
          <w:delText>4.</w:delText>
        </w:r>
      </w:del>
      <w:ins w:id="1346" w:author="Unknown Author" w:date="2021-12-11T10:50:32Z">
        <w:r>
          <w:rPr>
            <w:rFonts w:ascii="Times New Roman" w:hAnsi="Times New Roman"/>
            <w:b/>
            <w:bCs/>
          </w:rPr>
          <w:t xml:space="preserve">Statement of the Problem No. 4: </w:t>
        </w:r>
      </w:ins>
      <w:r>
        <w:rPr>
          <w:rFonts w:ascii="Times New Roman" w:hAnsi="Times New Roman"/>
        </w:rPr>
        <w:t xml:space="preserve"> How</w:t>
      </w:r>
      <w:r>
        <w:rPr>
          <w:rFonts w:ascii="Times New Roman" w:hAnsi="Times New Roman"/>
          <w:b/>
          <w:bCs/>
        </w:rPr>
        <w:t xml:space="preserve"> </w:t>
      </w:r>
      <w:bookmarkStart w:id="107" w:name="__DdeLink__2778_4092705157"/>
      <w:r>
        <w:rPr>
          <w:rFonts w:eastAsia="Noto Serif CJK SC" w:cs="Lohit Devanagari" w:ascii="Times New Roman" w:hAnsi="Times New Roman"/>
          <w:b w:val="false"/>
          <w:bCs w:val="false"/>
        </w:rPr>
        <w:t>Δ</w:t>
      </w:r>
      <w:bookmarkEnd w:id="107"/>
      <w:r>
        <w:rPr>
          <w:rFonts w:eastAsia="Noto Serif CJK SC" w:cs="Lohit Devanagari" w:ascii="Times New Roman" w:hAnsi="Times New Roman"/>
          <w:b w:val="false"/>
          <w:bCs w:val="false"/>
        </w:rPr>
        <w:t xml:space="preserve"> in latency affects Google Meet performance?</w:t>
      </w:r>
    </w:p>
    <w:p>
      <w:pPr>
        <w:pStyle w:val="Normal"/>
        <w:bidi w:val="0"/>
        <w:spacing w:lineRule="auto" w:line="480" w:before="0" w:after="159"/>
        <w:ind w:left="0" w:right="0" w:hanging="0"/>
        <w:jc w:val="both"/>
        <w:rPr>
          <w:rFonts w:ascii="Times New Roman" w:hAnsi="Times New Roman"/>
        </w:rPr>
      </w:pPr>
      <w:del w:id="1347"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348" w:author="Unknown Author" w:date="2021-12-11T10:50:52Z">
        <w:r>
          <w:rPr>
            <w:rFonts w:eastAsia="Noto Serif CJK SC" w:cs="Lohit Devanagari" w:ascii="Times New Roman" w:hAnsi="Times New Roman"/>
            <w:b w:val="false"/>
            <w:bCs w:val="false"/>
          </w:rPr>
          <w:tab/>
        </w:r>
      </w:ins>
      <w:ins w:id="1349"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del w:id="1350" w:author="Unknown Author" w:date="2021-12-11T10:50:57Z">
        <w:r>
          <w:rPr>
            <w:rFonts w:eastAsia="Noto Serif CJK SC" w:cs="Lohit Devanagari" w:ascii="Times New Roman" w:hAnsi="Times New Roman"/>
            <w:b w:val="false"/>
            <w:bCs w:val="false"/>
          </w:rPr>
          <w:delText>5.</w:delText>
        </w:r>
      </w:del>
      <w:ins w:id="1351" w:author="Unknown Author" w:date="2021-12-11T10:50:58Z">
        <w:r>
          <w:rPr>
            <w:rFonts w:eastAsia="Noto Serif CJK SC" w:cs="Lohit Devanagari" w:ascii="Times New Roman" w:hAnsi="Times New Roman"/>
            <w:b/>
            <w:bCs/>
          </w:rPr>
          <w:t>State</w:t>
        </w:r>
      </w:ins>
      <w:ins w:id="1352" w:author="Unknown Author" w:date="2021-12-11T10:51:00Z">
        <w:r>
          <w:rPr>
            <w:rFonts w:eastAsia="Noto Serif CJK SC" w:cs="Lohit Devanagari" w:ascii="Times New Roman" w:hAnsi="Times New Roman"/>
            <w:b/>
            <w:bCs/>
          </w:rPr>
          <w:t>ment of the Problem No. 5:</w:t>
        </w:r>
      </w:ins>
      <w:r>
        <w:rPr>
          <w:rFonts w:eastAsia="Noto Serif CJK SC" w:cs="Lohit Devanagari" w:ascii="Times New Roman" w:hAnsi="Times New Roman"/>
          <w:b w:val="false"/>
          <w:bCs w:val="false"/>
        </w:rPr>
        <w:t xml:space="preserve"> How Δ in speed affects Google Meet’s performance?</w:t>
      </w:r>
    </w:p>
    <w:p>
      <w:pPr>
        <w:pStyle w:val="Normal"/>
        <w:bidi w:val="0"/>
        <w:spacing w:lineRule="auto" w:line="480" w:before="0" w:after="159"/>
        <w:ind w:left="0" w:right="0" w:hanging="0"/>
        <w:jc w:val="both"/>
        <w:rPr>
          <w:rFonts w:ascii="Times New Roman" w:hAnsi="Times New Roman"/>
        </w:rPr>
      </w:pPr>
      <w:del w:id="1353"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354" w:author="Unknown Author" w:date="2021-12-11T10:51:15Z">
        <w:r>
          <w:rPr>
            <w:rFonts w:eastAsia="Noto Serif CJK SC" w:cs="Lohit Devanagari" w:ascii="Times New Roman" w:hAnsi="Times New Roman"/>
            <w:b w:val="false"/>
            <w:bCs w:val="false"/>
          </w:rPr>
          <w:tab/>
        </w:r>
      </w:ins>
      <w:ins w:id="1355"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360" w:author="Unknown Author" w:date="2021-12-04T11:49:46Z"/>
        </w:rPr>
      </w:pPr>
      <w:del w:id="1356" w:author="Unknown Author" w:date="2021-12-11T10:51:20Z">
        <w:r>
          <w:rPr>
            <w:rFonts w:eastAsia="Noto Serif CJK SC" w:cs="Lohit Devanagari" w:ascii="Times New Roman" w:hAnsi="Times New Roman"/>
            <w:b w:val="false"/>
            <w:bCs w:val="false"/>
          </w:rPr>
          <w:delText>6</w:delText>
        </w:r>
      </w:del>
      <w:ins w:id="1357" w:author="Unknown Author" w:date="2021-12-11T10:51:21Z">
        <w:r>
          <w:rPr>
            <w:rFonts w:eastAsia="Noto Serif CJK SC" w:cs="Lohit Devanagari" w:ascii="Times New Roman" w:hAnsi="Times New Roman"/>
            <w:b/>
            <w:bCs/>
          </w:rPr>
          <w:t>Statement of the Problem No. 6:</w:t>
        </w:r>
      </w:ins>
      <w:r>
        <w:rPr>
          <w:rFonts w:eastAsia="Noto Serif CJK SC" w:cs="Lohit Devanagari" w:ascii="Times New Roman" w:hAnsi="Times New Roman"/>
          <w:b w:val="false"/>
          <w:bCs w:val="false"/>
        </w:rPr>
        <w:t xml:space="preserve"> What are the negative impact of slow internet speed and high latency experimentation in Google Meet?</w:t>
      </w:r>
      <w:ins w:id="1358" w:author="Unknown Author" w:date="2021-12-03T13:40:57Z">
        <w:r>
          <w:rPr>
            <w:rFonts w:eastAsia="Noto Serif CJK SC" w:cs="Lohit Devanagari" w:ascii="Times New Roman" w:hAnsi="Times New Roman"/>
            <w:b w:val="false"/>
            <w:bCs w:val="false"/>
          </w:rPr>
          <w:t xml:space="preserve"> (stock</w:t>
        </w:r>
      </w:ins>
      <w:ins w:id="1359"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true"/>
        <w:bidi w:val="0"/>
        <w:spacing w:lineRule="auto" w:line="480" w:before="0" w:after="159"/>
        <w:ind w:left="0" w:right="0" w:hanging="0"/>
        <w:jc w:val="both"/>
        <w:rPr>
          <w:rFonts w:ascii="Times New Roman" w:hAnsi="Times New Roman"/>
          <w:del w:id="1362" w:author="Unknown Author" w:date="2021-12-04T11:49:46Z"/>
        </w:rPr>
      </w:pPr>
      <w:del w:id="1361"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365" w:author="Unknown Author" w:date="2021-12-04T11:49:42Z"/>
        </w:rPr>
      </w:pPr>
      <w:del w:id="1363"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364"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true"/>
        <w:bidi w:val="0"/>
        <w:spacing w:lineRule="auto" w:line="480" w:before="0" w:after="159"/>
        <w:ind w:left="0" w:right="0" w:hanging="0"/>
        <w:jc w:val="both"/>
        <w:rPr>
          <w:rFonts w:ascii="Times New Roman" w:hAnsi="Times New Roman"/>
          <w:ins w:id="1367" w:author="Unknown Author" w:date="2021-12-04T11:49:42Z"/>
        </w:rPr>
      </w:pPr>
      <w:ins w:id="1366" w:author="Unknown Author" w:date="2021-12-04T11:49:42Z">
        <w:r>
          <w:rPr>
            <w:rFonts w:eastAsia="Noto Serif CJK SC" w:cs="Lohit Devanagari" w:ascii="Times New Roman" w:hAnsi="Times New Roman"/>
            <w:b w:val="false"/>
            <w:bCs w:val="false"/>
          </w:rPr>
          <w:tab/>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369" w:author="Unknown Author" w:date="2021-12-04T11:49:42Z"/>
        </w:rPr>
      </w:pPr>
      <w:ins w:id="1368"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371" w:author="Unknown Author" w:date="2021-12-03T13:41:47Z"/>
        </w:rPr>
      </w:pPr>
      <w:ins w:id="1370"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373" w:author="Unknown Author" w:date="2021-12-03T13:41:47Z"/>
        </w:rPr>
      </w:pPr>
      <w:ins w:id="1372" w:author="Unknown Author" w:date="2021-12-03T13:41:47Z">
        <w:r>
          <w:rPr/>
        </w:r>
      </w:ins>
    </w:p>
    <w:p>
      <w:pPr>
        <w:pStyle w:val="Normal"/>
        <w:bidi w:val="0"/>
        <w:spacing w:lineRule="auto" w:line="480" w:before="0" w:after="159"/>
        <w:jc w:val="both"/>
        <w:rPr>
          <w:rFonts w:ascii="Times New Roman" w:hAnsi="Times New Roman"/>
          <w:ins w:id="1375" w:author="Unknown Author" w:date="2021-12-03T13:41:47Z"/>
        </w:rPr>
      </w:pPr>
      <w:ins w:id="1374" w:author="Unknown Author" w:date="2021-12-03T13:41:47Z">
        <w:r>
          <w:rPr/>
        </w:r>
      </w:ins>
    </w:p>
    <w:p>
      <w:pPr>
        <w:pStyle w:val="Normal"/>
        <w:bidi w:val="0"/>
        <w:spacing w:lineRule="auto" w:line="480" w:before="0" w:after="159"/>
        <w:jc w:val="both"/>
        <w:rPr>
          <w:rFonts w:ascii="Times New Roman" w:hAnsi="Times New Roman"/>
          <w:ins w:id="1379" w:author="Unknown Author" w:date="2021-12-03T13:43:48Z"/>
        </w:rPr>
      </w:pPr>
      <w:ins w:id="1376" w:author="Unknown Author" w:date="2021-12-03T13:41:47Z">
        <w:r>
          <w:rPr>
            <w:rFonts w:eastAsia="Noto Serif CJK SC" w:cs="Lohit Devanagari" w:ascii="Times New Roman" w:hAnsi="Times New Roman"/>
            <w:b/>
            <w:bCs/>
          </w:rPr>
          <w:t>Statement of the Problem No. 7:</w:t>
        </w:r>
      </w:ins>
      <w:ins w:id="1377" w:author="Unknown Author" w:date="2021-12-03T13:41:47Z">
        <w:r>
          <w:rPr>
            <w:rFonts w:eastAsia="Noto Serif CJK SC" w:cs="Lohit Devanagari" w:ascii="Times New Roman" w:hAnsi="Times New Roman"/>
            <w:b w:val="false"/>
            <w:bCs w:val="false"/>
          </w:rPr>
          <w:t xml:space="preserve"> What are the</w:t>
        </w:r>
      </w:ins>
      <w:ins w:id="1378"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p>
    <w:p>
      <w:pPr>
        <w:pStyle w:val="Normal"/>
        <w:bidi w:val="0"/>
        <w:spacing w:lineRule="auto" w:line="480" w:before="0" w:after="159"/>
        <w:jc w:val="both"/>
        <w:rPr>
          <w:rFonts w:ascii="Times New Roman" w:hAnsi="Times New Roman"/>
          <w:b/>
          <w:b/>
          <w:bCs/>
        </w:rPr>
      </w:pPr>
      <w:ins w:id="1380" w:author="Unknown Author" w:date="2021-12-11T10:52:15Z">
        <w:r>
          <w:rPr>
            <w:rFonts w:eastAsia="Noto Serif CJK SC" w:cs="Lohit Devanagari" w:ascii="Times New Roman" w:hAnsi="Times New Roman"/>
            <w:b w:val="false"/>
            <w:bCs w:val="false"/>
            <w:color w:val="auto"/>
            <w:kern w:val="2"/>
            <w:sz w:val="24"/>
            <w:szCs w:val="24"/>
            <w:lang w:val="en-GB" w:eastAsia="zh-CN" w:bidi="hi-IN"/>
          </w:rPr>
          <w:tab/>
        </w:r>
      </w:ins>
      <w:ins w:id="1381" w:author="Unknown Author" w:date="2021-12-04T11:52:31Z">
        <w:bookmarkStart w:id="108"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250,000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08"/>
    </w:p>
    <w:p>
      <w:pPr>
        <w:pStyle w:val="Normal"/>
        <w:bidi w:val="0"/>
        <w:spacing w:lineRule="auto" w:line="480" w:before="0" w:after="159"/>
        <w:jc w:val="both"/>
        <w:rPr>
          <w:rFonts w:ascii="Times New Roman" w:hAnsi="Times New Roman"/>
          <w:ins w:id="1385" w:author="Unknown Author" w:date="2021-12-11T10:52:35Z"/>
          <w:b/>
          <w:b/>
          <w:bCs/>
        </w:rPr>
      </w:pPr>
      <w:ins w:id="1382" w:author="Unknown Author" w:date="2021-12-11T10:52:18Z">
        <w:r>
          <w:rPr>
            <w:rFonts w:eastAsia="Noto Serif CJK SC" w:cs="Lohit Devanagari" w:ascii="Times New Roman" w:hAnsi="Times New Roman"/>
            <w:b/>
            <w:bCs/>
            <w:color w:val="auto"/>
            <w:kern w:val="2"/>
            <w:sz w:val="24"/>
            <w:szCs w:val="24"/>
            <w:lang w:val="en-GB" w:eastAsia="zh-CN" w:bidi="hi-IN"/>
          </w:rPr>
          <w:t>Statement of the Problem No. 8:</w:t>
        </w:r>
      </w:ins>
      <w:ins w:id="1383" w:author="Unknown Author" w:date="2021-12-03T14:01:13Z">
        <w:r>
          <w:rPr>
            <w:rFonts w:eastAsia="Noto Serif CJK SC" w:cs="Lohit Devanagari" w:ascii="Times New Roman" w:hAnsi="Times New Roman"/>
            <w:b w:val="false"/>
            <w:bCs w:val="false"/>
            <w:color w:val="auto"/>
            <w:kern w:val="2"/>
            <w:sz w:val="24"/>
            <w:szCs w:val="24"/>
            <w:lang w:val="en-GB" w:eastAsia="zh-CN" w:bidi="hi-IN"/>
          </w:rPr>
          <w:t xml:space="preserve"> Does purposely slowing down internet speed would save data whilst maintaining a usable Google Meet experience</w:t>
        </w:r>
      </w:ins>
      <w:ins w:id="1384" w:author="Unknown Author" w:date="2021-12-11T10:52:35Z">
        <w:r>
          <w:rPr>
            <w:rFonts w:eastAsia="Noto Serif CJK SC" w:cs="Lohit Devanagari" w:ascii="Times New Roman" w:hAnsi="Times New Roman"/>
            <w:b w:val="false"/>
            <w:bCs w:val="false"/>
            <w:color w:val="auto"/>
            <w:kern w:val="2"/>
            <w:sz w:val="24"/>
            <w:szCs w:val="24"/>
            <w:lang w:val="en-GB" w:eastAsia="zh-CN" w:bidi="hi-IN"/>
          </w:rPr>
          <w:t>?</w:t>
        </w:r>
      </w:ins>
    </w:p>
    <w:p>
      <w:pPr>
        <w:pStyle w:val="Normal"/>
        <w:bidi w:val="0"/>
        <w:spacing w:lineRule="auto" w:line="480" w:before="0" w:after="159"/>
        <w:jc w:val="both"/>
        <w:rPr>
          <w:rFonts w:ascii="Times New Roman" w:hAnsi="Times New Roman"/>
          <w:b/>
          <w:b/>
          <w:bCs/>
        </w:rPr>
      </w:pPr>
      <w:ins w:id="1386" w:author="Unknown Author" w:date="2021-12-11T10:52:35Z">
        <w:r>
          <w:rPr>
            <w:rFonts w:eastAsia="Noto Serif CJK SC" w:cs="Lohit Devanagari" w:ascii="Times New Roman" w:hAnsi="Times New Roman"/>
            <w:b w:val="false"/>
            <w:bCs w:val="false"/>
            <w:color w:val="auto"/>
            <w:kern w:val="2"/>
            <w:sz w:val="24"/>
            <w:szCs w:val="24"/>
            <w:lang w:val="en-GB" w:eastAsia="zh-CN" w:bidi="hi-IN"/>
          </w:rPr>
          <w:tab/>
        </w:r>
      </w:ins>
      <w:ins w:id="1387" w:author="Unknown Author" w:date="2021-12-04T11:53:44Z">
        <w:bookmarkStart w:id="109"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09"/>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389" w:author="Unknown Author" w:date="2021-12-06T11:31:00Z"/>
        </w:rPr>
      </w:pPr>
      <w:ins w:id="1388"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391" w:author="Unknown Author" w:date="2021-12-10T10:00:28Z"/>
          <w:b/>
          <w:b/>
          <w:sz w:val="24"/>
          <w:szCs w:val="24"/>
        </w:rPr>
      </w:pPr>
      <w:ins w:id="1390"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393" w:author="Unknown Author" w:date="2021-12-10T10:00:28Z"/>
          <w:b/>
          <w:b/>
          <w:sz w:val="24"/>
          <w:szCs w:val="24"/>
        </w:rPr>
      </w:pPr>
      <w:ins w:id="139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395" w:author="Unknown Author" w:date="2021-12-10T10:00:28Z"/>
          <w:b/>
          <w:b/>
          <w:sz w:val="24"/>
          <w:szCs w:val="24"/>
        </w:rPr>
      </w:pPr>
      <w:ins w:id="1394"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397" w:author="Unknown Author" w:date="2021-12-10T10:00:28Z"/>
          <w:b/>
          <w:b/>
          <w:sz w:val="24"/>
          <w:szCs w:val="24"/>
        </w:rPr>
      </w:pPr>
      <w:ins w:id="1396"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399" w:author="Unknown Author" w:date="2021-12-10T10:00:28Z"/>
          <w:b/>
          <w:b/>
          <w:sz w:val="24"/>
          <w:szCs w:val="24"/>
        </w:rPr>
      </w:pPr>
      <w:ins w:id="1398"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401" w:author="Unknown Author" w:date="2021-12-10T10:00:28Z"/>
          <w:b/>
          <w:b/>
          <w:sz w:val="24"/>
          <w:szCs w:val="24"/>
        </w:rPr>
      </w:pPr>
      <w:ins w:id="1400"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403" w:author="Unknown Author" w:date="2021-12-10T10:00:28Z"/>
          <w:b/>
          <w:b/>
          <w:sz w:val="24"/>
          <w:szCs w:val="24"/>
        </w:rPr>
      </w:pPr>
      <w:ins w:id="140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406" w:author="Unknown Author" w:date="2021-12-04T11:57:17Z"/>
          <w:b/>
          <w:b/>
          <w:sz w:val="24"/>
          <w:szCs w:val="24"/>
        </w:rPr>
      </w:pPr>
      <w:ins w:id="1404" w:author="Unknown Author" w:date="2021-12-04T11:57:17Z">
        <w:r>
          <w:rPr>
            <w:rFonts w:cs="Times New Roman" w:ascii="Times New Roman" w:hAnsi="Times New Roman"/>
            <w:b/>
            <w:sz w:val="24"/>
            <w:szCs w:val="24"/>
          </w:rPr>
          <w:t xml:space="preserve">CHAPTER </w:t>
        </w:r>
      </w:ins>
      <w:ins w:id="1405" w:author="Unknown Author" w:date="2021-12-04T11:57:17Z">
        <w:r>
          <w:rPr>
            <w:rFonts w:cs="Times New Roman" w:ascii="Times New Roman" w:hAnsi="Times New Roman"/>
            <w:b/>
            <w:sz w:val="24"/>
            <w:szCs w:val="24"/>
          </w:rPr>
          <w:t>5</w:t>
        </w:r>
      </w:ins>
    </w:p>
    <w:p>
      <w:pPr>
        <w:pStyle w:val="Normal"/>
        <w:bidi w:val="0"/>
        <w:spacing w:lineRule="auto" w:line="480" w:before="0" w:after="159"/>
        <w:jc w:val="center"/>
        <w:rPr>
          <w:rFonts w:ascii="Times New Roman" w:hAnsi="Times New Roman" w:cs="Times New Roman"/>
          <w:ins w:id="1408" w:author="Unknown Author" w:date="2021-12-04T11:57:17Z"/>
          <w:b/>
          <w:b/>
          <w:sz w:val="24"/>
          <w:szCs w:val="24"/>
        </w:rPr>
      </w:pPr>
      <w:ins w:id="1407"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410" w:author="Unknown Author" w:date="2021-12-04T11:57:17Z"/>
          <w:b/>
          <w:b/>
          <w:sz w:val="24"/>
          <w:szCs w:val="24"/>
        </w:rPr>
      </w:pPr>
      <w:ins w:id="1409"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412" w:author="Unknown Author" w:date="2021-12-04T11:57:17Z"/>
          <w:b/>
          <w:b/>
          <w:bCs/>
        </w:rPr>
      </w:pPr>
      <w:ins w:id="1411" w:author="Unknown Author" w:date="2021-12-04T11:57:17Z">
        <w:r>
          <w:rPr>
            <w:rFonts w:ascii="Times New Roman" w:hAnsi="Times New Roman"/>
            <w:b/>
            <w:bCs/>
          </w:rPr>
          <w:t xml:space="preserve">Introduction </w:t>
        </w:r>
      </w:ins>
    </w:p>
    <w:p>
      <w:pPr>
        <w:pStyle w:val="Normal"/>
        <w:bidi w:val="0"/>
        <w:spacing w:lineRule="auto" w:line="480" w:before="0" w:after="159"/>
        <w:jc w:val="both"/>
        <w:rPr>
          <w:rFonts w:ascii="Times New Roman" w:hAnsi="Times New Roman"/>
          <w:ins w:id="1415" w:author="Unknown Author" w:date="2021-12-04T11:57:17Z"/>
          <w:b/>
          <w:b/>
          <w:bCs/>
        </w:rPr>
      </w:pPr>
      <w:ins w:id="1413" w:author="Unknown Author" w:date="2021-12-04T11:57:17Z">
        <w:r>
          <w:rPr>
            <w:rFonts w:ascii="Times New Roman" w:hAnsi="Times New Roman"/>
            <w:b/>
            <w:bCs/>
          </w:rPr>
          <w:tab/>
        </w:r>
      </w:ins>
      <w:ins w:id="1414"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417" w:author="Unknown Author" w:date="2021-12-04T11:57:17Z"/>
          <w:b/>
          <w:b/>
          <w:bCs/>
        </w:rPr>
      </w:pPr>
      <w:ins w:id="1416" w:author="Unknown Author" w:date="2021-12-04T11:57:17Z">
        <w:r>
          <w:rPr>
            <w:rFonts w:ascii="Times New Roman" w:hAnsi="Times New Roman"/>
            <w:b/>
            <w:bCs/>
          </w:rPr>
          <w:t>Summary of Findings</w:t>
        </w:r>
      </w:ins>
    </w:p>
    <w:p>
      <w:pPr>
        <w:pStyle w:val="Normal"/>
        <w:bidi w:val="0"/>
        <w:spacing w:lineRule="auto" w:line="480" w:before="0" w:after="159"/>
        <w:jc w:val="both"/>
        <w:rPr/>
      </w:pPr>
      <w:ins w:id="1418"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both"/>
        <w:rPr/>
      </w:pPr>
      <w:ins w:id="1420"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both"/>
        <w:rPr/>
      </w:pPr>
      <w:ins w:id="1422"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both"/>
        <w:rPr/>
      </w:pPr>
      <w:ins w:id="1424"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both"/>
        <w:rPr/>
      </w:pPr>
      <w:ins w:id="1426" w:author="Unknown Author" w:date="2021-12-04T11:57:17Z">
        <w:r>
          <w:rPr>
            <w:rFonts w:ascii="Times New Roman" w:hAnsi="Times New Roman"/>
            <w:b w:val="false"/>
            <w:bCs w:val="false"/>
          </w:rPr>
          <w:t xml:space="preserve"> </w:t>
        </w:r>
      </w:ins>
      <w:ins w:id="1427" w:author="Unknown Author" w:date="2021-12-04T11:57:17Z">
        <w:r>
          <w:rPr>
            <w:rFonts w:ascii="Times New Roman" w:hAnsi="Times New Roman"/>
            <w:b w:val="false"/>
            <w:bCs w:val="false"/>
          </w:rPr>
          <w:t>degrades.</w:t>
        </w:r>
      </w:ins>
    </w:p>
    <w:p>
      <w:pPr>
        <w:pStyle w:val="Normal"/>
        <w:bidi w:val="0"/>
        <w:spacing w:lineRule="auto" w:line="480" w:before="0" w:after="159"/>
        <w:jc w:val="both"/>
        <w:rPr/>
      </w:pPr>
      <w:ins w:id="1429" w:author="Unknown Author" w:date="2021-12-04T11:57:17Z">
        <w:r>
          <w:rPr>
            <w:rFonts w:ascii="Times New Roman" w:hAnsi="Times New Roman"/>
            <w:b w:val="false"/>
            <w:bCs w:val="false"/>
          </w:rPr>
          <w:t xml:space="preserve">3. </w:t>
        </w:r>
      </w:ins>
      <w:ins w:id="1430"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both"/>
        <w:rPr/>
      </w:pPr>
      <w:ins w:id="1432"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433" w:author="Unknown Author" w:date="2021-12-04T11:57:17Z">
        <w:bookmarkStart w:id="110"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434" w:author="Unknown Author" w:date="2021-12-04T11:57:17Z">
        <w:bookmarkEnd w:id="110"/>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435" w:author="Unknown Author" w:date="2021-12-04T11:57:17Z">
        <w:bookmarkStart w:id="111"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436" w:author="Unknown Author" w:date="2021-12-04T11:57:17Z">
        <w:bookmarkEnd w:id="111"/>
        <w:r>
          <w:rPr/>
          <w:commentReference w:id="21"/>
        </w:r>
      </w:ins>
    </w:p>
    <w:p>
      <w:pPr>
        <w:pStyle w:val="Normal"/>
        <w:bidi w:val="0"/>
        <w:spacing w:lineRule="auto" w:line="480" w:before="0" w:after="159"/>
        <w:jc w:val="both"/>
        <w:rPr/>
      </w:pPr>
      <w:ins w:id="1438"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p>
    <w:p>
      <w:pPr>
        <w:pStyle w:val="Normal"/>
        <w:bidi w:val="0"/>
        <w:spacing w:lineRule="auto" w:line="480" w:before="0" w:after="159"/>
        <w:jc w:val="both"/>
        <w:rPr>
          <w:rFonts w:ascii="Times New Roman" w:hAnsi="Times New Roman"/>
          <w:ins w:id="1441" w:author="Unknown Author" w:date="2021-12-04T11:57:17Z"/>
          <w:b/>
          <w:b/>
          <w:bCs/>
        </w:rPr>
      </w:pPr>
      <w:ins w:id="1440"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both"/>
        <w:rPr/>
      </w:pPr>
      <w:ins w:id="1442"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both"/>
        <w:rPr/>
      </w:pPr>
      <w:ins w:id="1444"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both"/>
        <w:rPr/>
      </w:pPr>
      <w:ins w:id="1446" w:author="Unknown Author" w:date="2021-12-04T11:57:17Z">
        <w:r>
          <w:rPr>
            <w:rFonts w:ascii="Times New Roman" w:hAnsi="Times New Roman"/>
            <w:b/>
            <w:bCs/>
          </w:rPr>
          <w:t>Conclusion</w:t>
        </w:r>
      </w:ins>
    </w:p>
    <w:p>
      <w:pPr>
        <w:pStyle w:val="Normal"/>
        <w:bidi w:val="0"/>
        <w:spacing w:lineRule="auto" w:line="480" w:before="0" w:after="159"/>
        <w:jc w:val="both"/>
        <w:rPr>
          <w:b w:val="false"/>
          <w:b w:val="false"/>
          <w:bCs w:val="false"/>
          <w:ins w:id="1450" w:author="Unknown Author" w:date="2021-12-04T11:57:17Z"/>
        </w:rPr>
      </w:pPr>
      <w:ins w:id="1448" w:author="Unknown Author" w:date="2021-12-04T11:57:17Z">
        <w:r>
          <w:rPr>
            <w:b w:val="false"/>
            <w:bCs w:val="false"/>
          </w:rPr>
          <w:tab/>
        </w:r>
      </w:ins>
      <w:ins w:id="1449" w:author="Unknown Author" w:date="2021-12-04T11:57:17Z">
        <w:bookmarkStart w:id="112"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2"/>
    </w:p>
    <w:p>
      <w:pPr>
        <w:pStyle w:val="Normal"/>
        <w:bidi w:val="0"/>
        <w:spacing w:lineRule="auto" w:line="480" w:before="0" w:after="159"/>
        <w:jc w:val="both"/>
        <w:rPr/>
      </w:pPr>
      <w:ins w:id="1451"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In summary, Google Meet’s performance can be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327,753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both"/>
        <w:rPr/>
      </w:pPr>
      <w:ins w:id="1453" w:author="Unknown Author" w:date="2021-12-04T11:57:17Z">
        <w:r>
          <w:rPr>
            <w:rFonts w:ascii="Times New Roman" w:hAnsi="Times New Roman"/>
            <w:b/>
            <w:bCs/>
          </w:rPr>
          <w:t>Recommendations</w:t>
        </w:r>
      </w:ins>
    </w:p>
    <w:p>
      <w:pPr>
        <w:pStyle w:val="Normal"/>
        <w:bidi w:val="0"/>
        <w:spacing w:lineRule="auto" w:line="480" w:before="0" w:after="159"/>
        <w:jc w:val="both"/>
        <w:rPr/>
      </w:pPr>
      <w:ins w:id="1455" w:author="Unknown Author" w:date="2021-12-04T11:57:17Z">
        <w:r>
          <w:rPr>
            <w:rFonts w:ascii="Times New Roman" w:hAnsi="Times New Roman"/>
            <w:b w:val="false"/>
            <w:bCs w:val="false"/>
          </w:rPr>
          <w:t>Faculty Members:</w:t>
        </w:r>
      </w:ins>
    </w:p>
    <w:p>
      <w:pPr>
        <w:pStyle w:val="Normal"/>
        <w:bidi w:val="0"/>
        <w:spacing w:lineRule="auto" w:line="480" w:before="0" w:after="159"/>
        <w:jc w:val="both"/>
        <w:rPr/>
      </w:pPr>
      <w:ins w:id="1457" w:author="Unknown Author" w:date="2021-12-04T11:57:17Z">
        <w:r>
          <w:rPr>
            <w:rFonts w:ascii="Times New Roman" w:hAnsi="Times New Roman"/>
            <w:b w:val="false"/>
            <w:bCs w:val="false"/>
          </w:rPr>
          <w:t xml:space="preserve">1. </w:t>
        </w:r>
      </w:ins>
      <w:ins w:id="1458" w:author="Unknown Author" w:date="2021-12-04T11:57:17Z">
        <w:bookmarkStart w:id="113" w:name="__DdeLink__4587_3619656174"/>
        <w:r>
          <w:rPr>
            <w:rFonts w:ascii="Times New Roman" w:hAnsi="Times New Roman"/>
            <w:b w:val="false"/>
            <w:bCs w:val="false"/>
          </w:rPr>
          <w:t>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judgment of who is actually respond first. That can lead to other issues down the line.</w:t>
        </w:r>
      </w:ins>
      <w:bookmarkEnd w:id="113"/>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461" w:author="Unknown Author" w:date="2021-12-04T11:57:17Z"/>
        </w:rPr>
      </w:pPr>
      <w:ins w:id="1460" w:author="Unknown Author" w:date="2021-12-04T11:57:17Z">
        <w:r>
          <w:rPr>
            <w:rFonts w:ascii="Times New Roman" w:hAnsi="Times New Roman"/>
            <w:b w:val="false"/>
            <w:bCs w:val="false"/>
          </w:rPr>
          <w:t>Students:</w:t>
        </w:r>
      </w:ins>
    </w:p>
    <w:p>
      <w:pPr>
        <w:pStyle w:val="Normal"/>
        <w:bidi w:val="0"/>
        <w:spacing w:lineRule="auto" w:line="480" w:before="0" w:after="159"/>
        <w:jc w:val="both"/>
        <w:rPr/>
      </w:pPr>
      <w:ins w:id="1462" w:author="Unknown Author" w:date="2021-12-04T11:57:17Z">
        <w:r>
          <w:rPr>
            <w:rFonts w:ascii="Times New Roman" w:hAnsi="Times New Roman"/>
            <w:b w:val="false"/>
            <w:bCs w:val="false"/>
          </w:rPr>
          <w:t xml:space="preserve">2. </w:t>
        </w:r>
      </w:ins>
      <w:ins w:id="1463" w:author="Unknown Author" w:date="2021-12-04T11:57:17Z">
        <w:bookmarkStart w:id="114" w:name="__DdeLink__4678_3619656174"/>
        <w:r>
          <w:rPr>
            <w:rFonts w:eastAsia="Noto Serif CJK SC" w:cs="Lohit Devanagari" w:ascii="Times New Roman" w:hAnsi="Times New Roman"/>
            <w:b w:val="false"/>
            <w:bCs w:val="false"/>
            <w:color w:val="auto"/>
            <w:kern w:val="2"/>
            <w:sz w:val="24"/>
            <w:szCs w:val="24"/>
            <w:lang w:val="en-GB" w:eastAsia="zh-CN" w:bidi="hi-IN"/>
          </w:rPr>
          <w:t>The researchers hope that students should participate in the class proactively and be understanding of both of their peers and proctors during performance drop in Google Meet.</w:t>
        </w:r>
      </w:ins>
      <w:bookmarkEnd w:id="114"/>
    </w:p>
    <w:p>
      <w:pPr>
        <w:pStyle w:val="Normal"/>
        <w:bidi w:val="0"/>
        <w:spacing w:lineRule="auto" w:line="480" w:before="0" w:after="159"/>
        <w:jc w:val="both"/>
        <w:rPr/>
      </w:pPr>
      <w:ins w:id="1465"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3. </w:t>
        </w:r>
      </w:ins>
      <w:ins w:id="1466" w:author="Unknown Author" w:date="2021-12-04T11:57:17Z">
        <w:bookmarkStart w:id="115" w:name="__DdeLink__4680_3619656174"/>
        <w:r>
          <w:rPr>
            <w:rFonts w:eastAsia="Noto Serif CJK SC" w:cs="Lohit Devanagari" w:ascii="Times New Roman" w:hAnsi="Times New Roman"/>
            <w:b w:val="false"/>
            <w:bCs w:val="false"/>
            <w:color w:val="auto"/>
            <w:kern w:val="2"/>
            <w:sz w:val="24"/>
            <w:szCs w:val="24"/>
            <w:lang w:val="en-GB" w:eastAsia="zh-CN" w:bidi="hi-IN"/>
          </w:rPr>
          <w:t>Students can implement a technical forecasting approach on time-sensitive activities such as recitation by actively monitoring their internal latency and responding ahead of their video stream to offset latency-induced penalties on their conference.</w:t>
        </w:r>
      </w:ins>
      <w:bookmarkEnd w:id="115"/>
    </w:p>
    <w:p>
      <w:pPr>
        <w:pStyle w:val="Normal"/>
        <w:bidi w:val="0"/>
        <w:spacing w:lineRule="auto" w:line="480" w:before="0" w:after="159"/>
        <w:jc w:val="both"/>
        <w:rPr/>
      </w:pPr>
      <w:ins w:id="1468"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both"/>
        <w:rPr/>
      </w:pPr>
      <w:ins w:id="1470"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4. </w:t>
        </w:r>
      </w:ins>
      <w:ins w:id="1471" w:author="Unknown Author" w:date="2021-12-04T11:57:17Z">
        <w:bookmarkStart w:id="116" w:name="__DdeLink__4682_3619656174"/>
        <w:r>
          <w:rPr>
            <w:rFonts w:eastAsia="Noto Serif CJK SC" w:cs="Lohit Devanagari" w:ascii="Times New Roman" w:hAnsi="Times New Roman"/>
            <w:b w:val="false"/>
            <w:bCs w:val="false"/>
            <w:color w:val="auto"/>
            <w:kern w:val="2"/>
            <w:sz w:val="24"/>
            <w:szCs w:val="24"/>
            <w:lang w:val="en-GB" w:eastAsia="zh-CN" w:bidi="hi-IN"/>
          </w:rPr>
          <w:t>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bookmarkEnd w:id="116"/>
    </w:p>
    <w:p>
      <w:pPr>
        <w:pStyle w:val="Normal"/>
        <w:bidi w:val="0"/>
        <w:spacing w:lineRule="auto" w:line="480" w:before="0" w:after="159"/>
        <w:jc w:val="both"/>
        <w:rPr/>
      </w:pPr>
      <w:ins w:id="1473"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pPr>
      <w:ins w:id="1475"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5. </w:t>
        </w:r>
      </w:ins>
      <w:ins w:id="1476" w:author="Unknown Author" w:date="2021-12-04T11:57:17Z">
        <w:bookmarkStart w:id="117" w:name="__DdeLink__4684_3619656174"/>
        <w:r>
          <w:rPr>
            <w:rFonts w:eastAsia="Noto Serif CJK SC" w:cs="Lohit Devanagari" w:ascii="Times New Roman" w:hAnsi="Times New Roman"/>
            <w:b w:val="false"/>
            <w:bCs w:val="false"/>
            <w:color w:val="auto"/>
            <w:kern w:val="2"/>
            <w:sz w:val="24"/>
            <w:szCs w:val="24"/>
            <w:lang w:val="en-GB" w:eastAsia="zh-CN" w:bidi="hi-IN"/>
          </w:rPr>
          <w:t>The results of this research can provide valuable insight on how online learning actually happens and formulate time-sensitive actions and policies that can ease up issues on remote learning experience on both students and the faculty members.</w:t>
        </w:r>
      </w:ins>
      <w:bookmarkEnd w:id="117"/>
    </w:p>
    <w:p>
      <w:pPr>
        <w:pStyle w:val="Normal"/>
        <w:bidi w:val="0"/>
        <w:spacing w:lineRule="auto" w:line="480" w:before="0" w:after="159"/>
        <w:jc w:val="both"/>
        <w:rPr/>
      </w:pPr>
      <w:ins w:id="1478"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483" w:author="Unknown Author" w:date="2021-12-04T11:57:17Z"/>
        </w:rPr>
      </w:pPr>
      <w:ins w:id="1480" w:author="Unknown Author" w:date="2021-12-04T11:57:17Z">
        <w:r>
          <w:rPr>
            <w:rFonts w:eastAsia="Noto Serif CJK SC" w:cs="Lohit Devanagari" w:ascii="Times New Roman" w:hAnsi="Times New Roman"/>
            <w:b w:val="false"/>
            <w:bCs w:val="false"/>
            <w:color w:val="auto"/>
            <w:kern w:val="2"/>
            <w:sz w:val="24"/>
            <w:szCs w:val="24"/>
            <w:lang w:val="en-GB" w:eastAsia="zh-CN" w:bidi="hi-IN"/>
          </w:rPr>
          <w:t>6.</w:t>
        </w:r>
      </w:ins>
      <w:ins w:id="1481" w:author="Unknown Author" w:date="2021-12-04T11:57:17Z">
        <w:bookmarkStart w:id="118" w:name="__DdeLink__4686_3619656174"/>
        <w:r>
          <w:rPr>
            <w:rFonts w:eastAsia="Noto Serif CJK SC" w:cs="Lohit Devanagari" w:ascii="Times New Roman" w:hAnsi="Times New Roman"/>
            <w:b w:val="false"/>
            <w:bCs w:val="false"/>
            <w:color w:val="auto"/>
            <w:kern w:val="2"/>
            <w:sz w:val="24"/>
            <w:szCs w:val="24"/>
            <w:lang w:val="en-GB" w:eastAsia="zh-CN" w:bidi="hi-IN"/>
          </w:rPr>
          <w:t xml:space="preserve"> </w:t>
        </w:r>
      </w:ins>
      <w:ins w:id="1482" w:author="Unknown Author" w:date="2021-12-04T11:57:17Z">
        <w:bookmarkStart w:id="119" w:name="__DdeLink__4688_3619656174"/>
        <w:bookmarkEnd w:id="118"/>
        <w:r>
          <w:rPr>
            <w:rFonts w:eastAsia="Noto Serif CJK SC" w:cs="Lohit Devanagari" w:ascii="Times New Roman" w:hAnsi="Times New Roman"/>
            <w:b w:val="false"/>
            <w:bCs w:val="false"/>
            <w:color w:val="auto"/>
            <w:kern w:val="2"/>
            <w:sz w:val="24"/>
            <w:szCs w:val="24"/>
            <w:lang w:val="en-GB" w:eastAsia="zh-CN" w:bidi="hi-IN"/>
          </w:rPr>
          <w:t>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bookmarkEnd w:id="119"/>
    </w:p>
    <w:p>
      <w:pPr>
        <w:pStyle w:val="Normal"/>
        <w:bidi w:val="0"/>
        <w:spacing w:lineRule="auto" w:line="480" w:before="0" w:after="159"/>
        <w:jc w:val="both"/>
        <w:rPr/>
      </w:pPr>
      <w:ins w:id="1484" w:author="Unknown Author" w:date="2021-12-04T11:57:17Z">
        <w:r>
          <w:rPr>
            <w:rFonts w:eastAsia="Noto Serif CJK SC" w:cs="Lohit Devanagari" w:ascii="Times New Roman" w:hAnsi="Times New Roman"/>
            <w:b w:val="false"/>
            <w:bCs w:val="false"/>
            <w:color w:val="auto"/>
            <w:kern w:val="2"/>
            <w:sz w:val="24"/>
            <w:szCs w:val="24"/>
            <w:lang w:val="en-GB" w:eastAsia="zh-CN" w:bidi="hi-IN"/>
          </w:rPr>
          <w:t>7</w:t>
        </w:r>
      </w:ins>
      <w:ins w:id="1485" w:author="Unknown Author" w:date="2021-12-04T11:57:17Z">
        <w:bookmarkStart w:id="120" w:name="__DdeLink__4690_3619656174"/>
        <w:r>
          <w:rPr>
            <w:rFonts w:eastAsia="Noto Serif CJK SC" w:cs="Lohit Devanagari" w:ascii="Times New Roman" w:hAnsi="Times New Roman"/>
            <w:b w:val="false"/>
            <w:bCs w:val="false"/>
            <w:color w:val="auto"/>
            <w:kern w:val="2"/>
            <w:sz w:val="24"/>
            <w:szCs w:val="24"/>
            <w:lang w:val="en-GB" w:eastAsia="zh-CN" w:bidi="hi-IN"/>
          </w:rPr>
          <w:t>. Implement new technologies on the platform such as neural-based video compression that would open up Google Meet capabilities to a wider range of users. This offers a superior video compression compared to a traditional algorithm-based techniques while</w:t>
        </w:r>
      </w:ins>
      <w:bookmarkEnd w:id="120"/>
    </w:p>
    <w:p>
      <w:pPr>
        <w:pStyle w:val="Normal"/>
        <w:bidi w:val="0"/>
        <w:spacing w:lineRule="auto" w:line="480" w:before="0" w:after="159"/>
        <w:jc w:val="both"/>
        <w:rPr/>
      </w:pPr>
      <w:ins w:id="1487"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490" w:author="Unknown Author" w:date="2021-12-04T11:57:17Z"/>
          <w:b/>
          <w:b/>
          <w:bCs/>
        </w:rPr>
      </w:pPr>
      <w:ins w:id="1489"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492" w:author="Unknown Author" w:date="2021-12-04T11:57:17Z"/>
          <w:b/>
          <w:b/>
          <w:bCs/>
        </w:rPr>
      </w:pPr>
      <w:ins w:id="1491"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494" w:author="Unknown Author" w:date="2021-12-04T11:57:17Z"/>
          <w:b/>
          <w:b/>
          <w:bCs/>
        </w:rPr>
      </w:pPr>
      <w:ins w:id="1493"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496" w:author="Unknown Author" w:date="2021-12-04T11:57:17Z"/>
          <w:b/>
          <w:b/>
          <w:bCs/>
        </w:rPr>
      </w:pPr>
      <w:ins w:id="1495"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498" w:author="Unknown Author" w:date="2021-12-04T11:57:17Z"/>
          <w:b/>
          <w:b/>
          <w:bCs/>
        </w:rPr>
      </w:pPr>
      <w:ins w:id="1497"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00" w:author="Unknown Author" w:date="2021-12-04T11:57:17Z"/>
          <w:b/>
          <w:b/>
          <w:bCs/>
        </w:rPr>
      </w:pPr>
      <w:ins w:id="1499"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02" w:author="Unknown Author" w:date="2021-12-04T11:57:17Z"/>
          <w:b/>
          <w:b/>
          <w:bCs/>
        </w:rPr>
      </w:pPr>
      <w:ins w:id="1501"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04" w:author="Unknown Author" w:date="2021-12-04T11:57:17Z"/>
          <w:b/>
          <w:b/>
          <w:bCs/>
        </w:rPr>
      </w:pPr>
      <w:ins w:id="1503"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06" w:author="Unknown Author" w:date="2021-12-04T11:57:17Z"/>
          <w:b/>
          <w:b/>
          <w:bCs/>
        </w:rPr>
      </w:pPr>
      <w:ins w:id="1505"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08" w:author="Unknown Author" w:date="2021-12-04T11:57:17Z"/>
          <w:b/>
          <w:b/>
          <w:bCs/>
        </w:rPr>
      </w:pPr>
      <w:ins w:id="1507"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10" w:author="Unknown Author" w:date="2021-12-04T11:57:17Z"/>
          <w:b/>
          <w:b/>
          <w:bCs/>
        </w:rPr>
      </w:pPr>
      <w:ins w:id="1509"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512" w:author="Unknown Author" w:date="2021-12-11T11:12:33Z"/>
          <w:b/>
          <w:b/>
          <w:bCs/>
        </w:rPr>
      </w:pPr>
      <w:ins w:id="1511" w:author="Unknown Author" w:date="2021-12-11T11:12:33Z">
        <w:r>
          <w:rPr>
            <w:rFonts w:ascii="Times New Roman" w:hAnsi="Times New Roman"/>
            <w:b/>
            <w:bCs/>
          </w:rPr>
          <w:t>LIST OF REFERENCES</w:t>
        </w:r>
      </w:ins>
    </w:p>
    <w:p>
      <w:pPr>
        <w:pStyle w:val="Normal"/>
        <w:bidi w:val="0"/>
        <w:spacing w:lineRule="auto" w:line="480" w:before="0" w:after="159"/>
        <w:jc w:val="left"/>
        <w:rPr>
          <w:rFonts w:ascii="Times New Roman" w:hAnsi="Times New Roman"/>
          <w:ins w:id="1514" w:author="Unknown Author" w:date="2021-12-11T11:12:33Z"/>
          <w:b/>
          <w:b/>
          <w:bCs/>
        </w:rPr>
      </w:pPr>
      <w:ins w:id="1513" w:author="Unknown Author" w:date="2021-12-11T11:12:33Z">
        <w:r>
          <w:rPr>
            <w:rFonts w:ascii="Times New Roman" w:hAnsi="Times New Roman"/>
            <w:b/>
            <w:bCs/>
          </w:rPr>
          <w:t>Studies</w:t>
        </w:r>
      </w:ins>
    </w:p>
    <w:p>
      <w:pPr>
        <w:pStyle w:val="Normal"/>
        <w:bidi w:val="0"/>
        <w:spacing w:lineRule="auto" w:line="480" w:before="0" w:after="159"/>
        <w:jc w:val="left"/>
        <w:rPr>
          <w:rFonts w:ascii="Times New Roman" w:hAnsi="Times New Roman"/>
          <w:ins w:id="1517" w:author="Unknown Author" w:date="2021-12-11T11:12:33Z"/>
        </w:rPr>
      </w:pPr>
      <w:ins w:id="1515" w:author="Unknown Author" w:date="2021-12-11T11:12:33Z">
        <w:r>
          <w:rPr>
            <w:rFonts w:ascii="Times New Roman" w:hAnsi="Times New Roman"/>
          </w:rPr>
          <w:t xml:space="preserve"> </w:t>
        </w:r>
      </w:ins>
      <w:ins w:id="1516" w:author="Unknown Author" w:date="2021-12-11T11:12:33Z">
        <w:r>
          <w:rPr>
            <w:rFonts w:ascii="Times New Roman" w:hAnsi="Times New Roman"/>
          </w:rPr>
          <w:tab/>
          <w:t>• A Congestion Avoidance Mechanism for WebRTC Interactive Video Sessions in LTE Networks, 2018</w:t>
        </w:r>
      </w:ins>
    </w:p>
    <w:p>
      <w:pPr>
        <w:pStyle w:val="Normal"/>
        <w:bidi w:val="0"/>
        <w:spacing w:lineRule="auto" w:line="480" w:before="0" w:after="159"/>
        <w:jc w:val="left"/>
        <w:rPr>
          <w:rFonts w:ascii="Times New Roman" w:hAnsi="Times New Roman"/>
          <w:ins w:id="1519" w:author="Unknown Author" w:date="2021-12-11T11:12:33Z"/>
        </w:rPr>
      </w:pPr>
      <w:hyperlink r:id="rId39">
        <w:ins w:id="1518" w:author="Unknown Author" w:date="2021-12-11T11:12:33Z">
          <w:r>
            <w:rPr>
              <w:rStyle w:val="InternetLink"/>
              <w:rFonts w:ascii="Times New Roman" w:hAnsi="Times New Roman"/>
            </w:rPr>
            <w:t>https://www.researchgate.net/publication271948148_A_Congestion_Avoidance_Mechanism_for_WebRTC_Interactive_Video_Sessions_in_LTE_Networks</w:t>
          </w:r>
        </w:ins>
      </w:hyperlink>
    </w:p>
    <w:p>
      <w:pPr>
        <w:pStyle w:val="Normal"/>
        <w:bidi w:val="0"/>
        <w:spacing w:lineRule="auto" w:line="480" w:before="0" w:after="159"/>
        <w:jc w:val="left"/>
        <w:rPr>
          <w:rFonts w:ascii="Times New Roman" w:hAnsi="Times New Roman"/>
          <w:ins w:id="1522" w:author="Unknown Author" w:date="2021-12-11T11:12:33Z"/>
        </w:rPr>
      </w:pPr>
      <w:ins w:id="1520" w:author="Unknown Author" w:date="2021-12-11T11:12:33Z">
        <w:r>
          <w:rPr>
            <w:rFonts w:ascii="Times New Roman" w:hAnsi="Times New Roman"/>
          </w:rPr>
          <w:tab/>
          <w:t xml:space="preserve">• A Scoping Review of Videoconferencing Systems in Higher Education: Learning Paradigms, Opportunities, and Challenges, 2019 </w:t>
        </w:r>
      </w:ins>
      <w:hyperlink r:id="rId40">
        <w:ins w:id="1521" w:author="Unknown Author" w:date="2021-12-11T11:12:33Z">
          <w:r>
            <w:rPr>
              <w:rStyle w:val="InternetLink"/>
              <w:rFonts w:ascii="Times New Roman" w:hAnsi="Times New Roman"/>
            </w:rPr>
            <w:t>https://www.researchgate.net/publication/334780632_A_Scoping_Review_of_Videoconferencing_Systems_in_Higher_Education_Learning_Paradigms_Opportunities_and_Challenges</w:t>
          </w:r>
        </w:ins>
      </w:hyperlink>
    </w:p>
    <w:p>
      <w:pPr>
        <w:pStyle w:val="Normal"/>
        <w:bidi w:val="0"/>
        <w:spacing w:lineRule="auto" w:line="480" w:before="0" w:after="159"/>
        <w:jc w:val="left"/>
        <w:rPr>
          <w:rFonts w:ascii="Times New Roman" w:hAnsi="Times New Roman"/>
          <w:ins w:id="1524" w:author="Unknown Author" w:date="2021-12-11T11:12:33Z"/>
        </w:rPr>
      </w:pPr>
      <w:ins w:id="1523" w:author="Unknown Author" w:date="2021-12-11T11:12:33Z">
        <w:r>
          <w:rPr>
            <w:rFonts w:ascii="Times New Roman" w:hAnsi="Times New Roman"/>
          </w:rPr>
          <w:tab/>
          <w:t>• Emergency Remote Teaching Experiences brought by COVID-19, 2021</w:t>
        </w:r>
      </w:ins>
    </w:p>
    <w:p>
      <w:pPr>
        <w:pStyle w:val="Normal"/>
        <w:bidi w:val="0"/>
        <w:spacing w:lineRule="auto" w:line="480" w:before="0" w:after="159"/>
        <w:jc w:val="left"/>
        <w:rPr>
          <w:rFonts w:ascii="Times New Roman" w:hAnsi="Times New Roman"/>
          <w:ins w:id="1526" w:author="Unknown Author" w:date="2021-12-11T11:12:33Z"/>
        </w:rPr>
      </w:pPr>
      <w:hyperlink r:id="rId41">
        <w:ins w:id="1525" w:author="Unknown Author" w:date="2021-12-11T11:12:33Z">
          <w:r>
            <w:rPr>
              <w:rStyle w:val="InternetLink"/>
              <w:rFonts w:ascii="Times New Roman" w:hAnsi="Times New Roman"/>
            </w:rPr>
            <w:t>https://link.springer.com/article/10.1007/s10639-021-10520-4</w:t>
          </w:r>
        </w:ins>
      </w:hyperlink>
    </w:p>
    <w:p>
      <w:pPr>
        <w:pStyle w:val="Normal"/>
        <w:bidi w:val="0"/>
        <w:spacing w:lineRule="auto" w:line="480" w:before="0" w:after="159"/>
        <w:jc w:val="left"/>
        <w:rPr>
          <w:rFonts w:ascii="Times New Roman" w:hAnsi="Times New Roman"/>
          <w:ins w:id="1528" w:author="Unknown Author" w:date="2021-12-11T11:12:33Z"/>
        </w:rPr>
      </w:pPr>
      <w:ins w:id="1527" w:author="Unknown Author" w:date="2021-12-11T11:12:33Z">
        <w:r>
          <w:rPr>
            <w:rFonts w:ascii="Times New Roman" w:hAnsi="Times New Roman"/>
          </w:rPr>
          <w:tab/>
          <w:t xml:space="preserve">• Performance Evaluation of WebRTC-based Video Conferencing, 2018 </w:t>
        </w:r>
      </w:ins>
    </w:p>
    <w:p>
      <w:pPr>
        <w:pStyle w:val="Normal"/>
        <w:bidi w:val="0"/>
        <w:spacing w:lineRule="auto" w:line="480" w:before="0" w:after="159"/>
        <w:jc w:val="left"/>
        <w:rPr>
          <w:rFonts w:ascii="Times New Roman" w:hAnsi="Times New Roman"/>
          <w:ins w:id="1530" w:author="Unknown Author" w:date="2021-12-11T11:12:33Z"/>
        </w:rPr>
      </w:pPr>
      <w:hyperlink r:id="rId42">
        <w:ins w:id="1529" w:author="Unknown Author" w:date="2021-12-11T11:12:33Z">
          <w:r>
            <w:rPr>
              <w:rStyle w:val="InternetLink"/>
              <w:rFonts w:ascii="Times New Roman" w:hAnsi="Times New Roman"/>
            </w:rPr>
            <w:t>https://dl.acm.org/doi/10.1145/3199524.3199534</w:t>
          </w:r>
        </w:ins>
      </w:hyperlink>
    </w:p>
    <w:p>
      <w:pPr>
        <w:pStyle w:val="Normal"/>
        <w:bidi w:val="0"/>
        <w:spacing w:lineRule="auto" w:line="480" w:before="0" w:after="159"/>
        <w:jc w:val="left"/>
        <w:rPr>
          <w:rFonts w:ascii="Times New Roman" w:hAnsi="Times New Roman"/>
          <w:ins w:id="1532" w:author="Unknown Author" w:date="2021-12-11T11:12:33Z"/>
        </w:rPr>
      </w:pPr>
      <w:ins w:id="1531" w:author="Unknown Author" w:date="2021-12-11T11:12:33Z">
        <w:r>
          <w:rPr>
            <w:rFonts w:ascii="Times New Roman" w:hAnsi="Times New Roman"/>
          </w:rPr>
          <w:tab/>
          <w:t>• QoS analysis for WebRTC video conference on bandwidth-limited network, 2017</w:t>
        </w:r>
      </w:ins>
    </w:p>
    <w:p>
      <w:pPr>
        <w:pStyle w:val="Normal"/>
        <w:bidi w:val="0"/>
        <w:spacing w:lineRule="auto" w:line="480" w:before="0" w:after="159"/>
        <w:jc w:val="left"/>
        <w:rPr>
          <w:rFonts w:ascii="Times New Roman" w:hAnsi="Times New Roman"/>
          <w:ins w:id="1534" w:author="Unknown Author" w:date="2021-12-11T11:12:33Z"/>
        </w:rPr>
      </w:pPr>
      <w:hyperlink r:id="rId43">
        <w:ins w:id="1533" w:author="Unknown Author" w:date="2021-12-11T11:12:33Z">
          <w:r>
            <w:rPr>
              <w:rStyle w:val="InternetLink"/>
              <w:rFonts w:ascii="Times New Roman" w:hAnsi="Times New Roman"/>
            </w:rPr>
            <w:t>https://ieeexplore.ieee.org/document/8301873</w:t>
          </w:r>
        </w:ins>
      </w:hyperlink>
    </w:p>
    <w:p>
      <w:pPr>
        <w:pStyle w:val="Normal"/>
        <w:bidi w:val="0"/>
        <w:spacing w:lineRule="auto" w:line="480" w:before="0" w:after="159"/>
        <w:jc w:val="left"/>
        <w:rPr>
          <w:rFonts w:ascii="Times New Roman" w:hAnsi="Times New Roman"/>
          <w:ins w:id="1536" w:author="Unknown Author" w:date="2021-12-11T11:12:33Z"/>
        </w:rPr>
      </w:pPr>
      <w:ins w:id="1535" w:author="Unknown Author" w:date="2021-12-11T11:12:33Z">
        <w:r>
          <w:rPr>
            <w:rFonts w:ascii="Times New Roman" w:hAnsi="Times New Roman"/>
          </w:rPr>
          <w:tab/>
          <w:t xml:space="preserve">• 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ins w:id="1538" w:author="Unknown Author" w:date="2021-12-11T11:12:33Z"/>
        </w:rPr>
      </w:pPr>
      <w:hyperlink r:id="rId44">
        <w:ins w:id="1537" w:author="Unknown Author" w:date="2021-12-11T11:12:33Z">
          <w:r>
            <w:rPr>
              <w:rStyle w:val="InternetLink"/>
              <w:rFonts w:ascii="Times New Roman" w:hAnsi="Times New Roman"/>
            </w:rPr>
            <w:t>https://ejournals.ph/article.php?id=15551</w:t>
          </w:r>
        </w:ins>
      </w:hyperlink>
    </w:p>
    <w:p>
      <w:pPr>
        <w:pStyle w:val="Normal"/>
        <w:bidi w:val="0"/>
        <w:spacing w:lineRule="auto" w:line="480" w:before="0" w:after="159"/>
        <w:jc w:val="left"/>
        <w:rPr>
          <w:rFonts w:ascii="Times New Roman" w:hAnsi="Times New Roman"/>
          <w:ins w:id="1540" w:author="Unknown Author" w:date="2021-12-11T11:12:33Z"/>
        </w:rPr>
      </w:pPr>
      <w:ins w:id="1539" w:author="Unknown Author" w:date="2021-12-11T11:12:33Z">
        <w:r>
          <w:rPr>
            <w:rFonts w:ascii="Times New Roman" w:hAnsi="Times New Roman"/>
          </w:rPr>
          <w:tab/>
          <w:t>• Software Obsolescence, Peter Sandbord IEEE, 2007</w:t>
        </w:r>
      </w:ins>
    </w:p>
    <w:p>
      <w:pPr>
        <w:pStyle w:val="Normal"/>
        <w:bidi w:val="0"/>
        <w:spacing w:lineRule="auto" w:line="480" w:before="0" w:after="159"/>
        <w:jc w:val="left"/>
        <w:rPr>
          <w:rFonts w:ascii="Times New Roman" w:hAnsi="Times New Roman"/>
          <w:ins w:id="1542" w:author="Unknown Author" w:date="2021-12-11T11:12:33Z"/>
        </w:rPr>
      </w:pPr>
      <w:hyperlink r:id="rId45">
        <w:ins w:id="1541" w:author="Unknown Author" w:date="2021-12-11T11:12:33Z">
          <w:r>
            <w:rPr>
              <w:rStyle w:val="InternetLink"/>
              <w:rFonts w:ascii="Times New Roman" w:hAnsi="Times New Roman"/>
            </w:rPr>
            <w:t>https://www.researchgate.net/publication/426202_Editorial_Software_Obsolescence-Complicating_the_Part_and_Technology_Obsolescence_Management_Problem</w:t>
          </w:r>
        </w:ins>
      </w:hyperlink>
    </w:p>
    <w:p>
      <w:pPr>
        <w:pStyle w:val="Normal"/>
        <w:bidi w:val="0"/>
        <w:spacing w:lineRule="auto" w:line="480" w:before="0" w:after="159"/>
        <w:jc w:val="left"/>
        <w:rPr>
          <w:rFonts w:ascii="Times New Roman" w:hAnsi="Times New Roman"/>
          <w:ins w:id="1545" w:author="Unknown Author" w:date="2021-12-11T11:12:33Z"/>
        </w:rPr>
      </w:pPr>
      <w:ins w:id="1543" w:author="Unknown Author" w:date="2021-12-11T11:12:33Z">
        <w:r>
          <w:rPr>
            <w:rFonts w:ascii="Times New Roman" w:hAnsi="Times New Roman"/>
          </w:rPr>
          <w:t xml:space="preserve"> </w:t>
        </w:r>
      </w:ins>
      <w:ins w:id="1544" w:author="Unknown Author" w:date="2021-12-11T11:12:33Z">
        <w:r>
          <w:rPr>
            <w:rFonts w:ascii="Times New Roman" w:hAnsi="Times New Roman"/>
          </w:rPr>
          <w:tab/>
          <w:t xml:space="preserve"> • Suspending Simulcast Streams for Savvy Streamlining, 2018</w:t>
        </w:r>
      </w:ins>
    </w:p>
    <w:p>
      <w:pPr>
        <w:pStyle w:val="Normal"/>
        <w:bidi w:val="0"/>
        <w:spacing w:lineRule="auto" w:line="480" w:before="0" w:after="159"/>
        <w:jc w:val="left"/>
        <w:rPr>
          <w:rFonts w:ascii="Times New Roman" w:hAnsi="Times New Roman"/>
          <w:ins w:id="1547" w:author="Unknown Author" w:date="2021-12-11T11:12:33Z"/>
        </w:rPr>
      </w:pPr>
      <w:hyperlink r:id="rId46">
        <w:ins w:id="1546" w:author="Unknown Author" w:date="2021-12-11T11:12:33Z">
          <w:r>
            <w:rPr>
              <w:rStyle w:val="InternetLink"/>
              <w:rFonts w:ascii="Times New Roman" w:hAnsi="Times New Roman"/>
            </w:rPr>
            <w:t>https://webrtchacks.com/suspending-simulcast-streams/</w:t>
          </w:r>
        </w:ins>
      </w:hyperlink>
    </w:p>
    <w:p>
      <w:pPr>
        <w:pStyle w:val="Normal"/>
        <w:bidi w:val="0"/>
        <w:spacing w:lineRule="auto" w:line="480" w:before="0" w:after="159"/>
        <w:jc w:val="left"/>
        <w:rPr>
          <w:rFonts w:ascii="Times New Roman" w:hAnsi="Times New Roman"/>
          <w:ins w:id="1549" w:author="Unknown Author" w:date="2021-12-11T11:12:33Z"/>
        </w:rPr>
      </w:pPr>
      <w:ins w:id="1548" w:author="Unknown Author" w:date="2021-12-11T11:12:33Z">
        <w:r>
          <w:rPr>
            <w:rFonts w:ascii="Times New Roman" w:hAnsi="Times New Roman"/>
          </w:rPr>
          <w:tab/>
          <w:t xml:space="preserve">• 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ins w:id="1551" w:author="Unknown Author" w:date="2021-12-11T11:12:33Z"/>
        </w:rPr>
      </w:pPr>
      <w:hyperlink r:id="rId47">
        <w:ins w:id="1550" w:author="Unknown Author" w:date="2021-12-11T11:12:33Z">
          <w:r>
            <w:rPr>
              <w:rStyle w:val="InternetLink"/>
              <w:rFonts w:ascii="Times New Roman" w:hAnsi="Times New Roman"/>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ins w:id="1554" w:author="Unknown Author" w:date="2021-12-11T11:12:33Z"/>
        </w:rPr>
      </w:pPr>
      <w:ins w:id="1552" w:author="Unknown Author" w:date="2021-12-11T11:12:33Z">
        <w:r>
          <w:rPr>
            <w:rFonts w:ascii="Times New Roman" w:hAnsi="Times New Roman"/>
          </w:rPr>
          <w:t xml:space="preserve">  </w:t>
        </w:r>
      </w:ins>
      <w:ins w:id="1553" w:author="Unknown Author" w:date="2021-12-11T11:12:33Z">
        <w:r>
          <w:rPr>
            <w:rFonts w:ascii="Times New Roman" w:hAnsi="Times New Roman"/>
          </w:rPr>
          <w:tab/>
          <w:t>• The Impact of Video Conferencing Platform in all Educational Sectors Amidst Covid-19 Pandemic, 2020</w:t>
        </w:r>
      </w:ins>
    </w:p>
    <w:p>
      <w:pPr>
        <w:pStyle w:val="Normal"/>
        <w:bidi w:val="0"/>
        <w:spacing w:lineRule="auto" w:line="480" w:before="0" w:after="159"/>
        <w:jc w:val="left"/>
        <w:rPr>
          <w:rFonts w:ascii="Times New Roman" w:hAnsi="Times New Roman"/>
          <w:ins w:id="1557" w:author="Unknown Author" w:date="2021-12-11T11:12:33Z"/>
        </w:rPr>
      </w:pPr>
      <w:hyperlink r:id="rId48">
        <w:ins w:id="1555" w:author="Unknown Author" w:date="2021-12-11T11:12:33Z">
          <w:r>
            <w:rPr>
              <w:rStyle w:val="InternetLink"/>
              <w:rFonts w:ascii="Times New Roman" w:hAnsi="Times New Roman"/>
            </w:rPr>
            <w:t>https://www.researchgate.net/publication/342672267_The_Impact_of_Video_Conferencing_Platform_in_all_educational_sectors_amidst_COVID-19_Pandemi</w:t>
          </w:r>
        </w:ins>
        <w:ins w:id="1556" w:author="Unknown Author" w:date="2021-12-11T11:12:33Z">
          <w:r>
            <w:rPr>
              <w:rStyle w:val="InternetLink"/>
              <w:rFonts w:ascii="Times New Roman" w:hAnsi="Times New Roman"/>
            </w:rPr>
            <w:t>c</w:t>
          </w:r>
        </w:ins>
      </w:hyperlink>
    </w:p>
    <w:p>
      <w:pPr>
        <w:pStyle w:val="Normal"/>
        <w:bidi w:val="0"/>
        <w:spacing w:lineRule="auto" w:line="480" w:before="0" w:after="159"/>
        <w:jc w:val="left"/>
        <w:rPr>
          <w:rFonts w:ascii="Times New Roman" w:hAnsi="Times New Roman"/>
          <w:ins w:id="1559" w:author="Unknown Author" w:date="2021-12-11T11:12:33Z"/>
        </w:rPr>
      </w:pPr>
      <w:ins w:id="1558" w:author="Unknown Author" w:date="2021-12-11T11:12:33Z">
        <w:r>
          <w:rPr>
            <w:rFonts w:ascii="Times New Roman" w:hAnsi="Times New Roman"/>
            <w:b/>
            <w:bCs/>
          </w:rPr>
          <w:t>Literatures</w:t>
        </w:r>
      </w:ins>
    </w:p>
    <w:p>
      <w:pPr>
        <w:pStyle w:val="Normal"/>
        <w:bidi w:val="0"/>
        <w:spacing w:lineRule="auto" w:line="480" w:before="0" w:after="159"/>
        <w:jc w:val="left"/>
        <w:rPr>
          <w:rFonts w:ascii="Times New Roman" w:hAnsi="Times New Roman"/>
          <w:ins w:id="1561" w:author="Unknown Author" w:date="2021-12-11T11:12:33Z"/>
        </w:rPr>
      </w:pPr>
      <w:ins w:id="1560" w:author="Unknown Author" w:date="2021-12-11T11:12:33Z">
        <w:r>
          <w:rPr>
            <w:rFonts w:ascii="Times New Roman" w:hAnsi="Times New Roman"/>
          </w:rPr>
          <w:tab/>
          <w:t>• 13th General Conference on Weights and Measures, 1968</w:t>
        </w:r>
      </w:ins>
    </w:p>
    <w:p>
      <w:pPr>
        <w:pStyle w:val="Normal"/>
        <w:bidi w:val="0"/>
        <w:spacing w:lineRule="auto" w:line="480" w:before="0" w:after="159"/>
        <w:jc w:val="left"/>
        <w:rPr>
          <w:rFonts w:ascii="Times New Roman" w:hAnsi="Times New Roman"/>
          <w:ins w:id="1563" w:author="Unknown Author" w:date="2021-12-11T11:12:33Z"/>
        </w:rPr>
      </w:pPr>
      <w:hyperlink r:id="rId49">
        <w:ins w:id="1562" w:author="Unknown Author" w:date="2021-12-11T11:12:33Z">
          <w:r>
            <w:rPr>
              <w:rStyle w:val="InternetLink"/>
              <w:rFonts w:ascii="Times New Roman" w:hAnsi="Times New Roman"/>
            </w:rPr>
            <w:t>https://www.nature.com/articles/220651a0</w:t>
          </w:r>
        </w:ins>
      </w:hyperlink>
    </w:p>
    <w:p>
      <w:pPr>
        <w:pStyle w:val="Normal"/>
        <w:bidi w:val="0"/>
        <w:spacing w:lineRule="auto" w:line="480" w:before="0" w:after="159"/>
        <w:jc w:val="left"/>
        <w:rPr>
          <w:rFonts w:ascii="Times New Roman" w:hAnsi="Times New Roman"/>
          <w:ins w:id="1565" w:author="Unknown Author" w:date="2021-12-11T11:12:33Z"/>
        </w:rPr>
      </w:pPr>
      <w:ins w:id="1564" w:author="Unknown Author" w:date="2021-12-11T11:12:33Z">
        <w:r>
          <w:rPr>
            <w:rFonts w:ascii="Times New Roman" w:hAnsi="Times New Roman"/>
          </w:rPr>
          <w:tab/>
          <w:t>• AI video compression, Nvidia developer, 2020</w:t>
        </w:r>
      </w:ins>
    </w:p>
    <w:p>
      <w:pPr>
        <w:pStyle w:val="Normal"/>
        <w:bidi w:val="0"/>
        <w:spacing w:lineRule="auto" w:line="480" w:before="0" w:after="159"/>
        <w:jc w:val="left"/>
        <w:rPr>
          <w:rFonts w:ascii="Times New Roman" w:hAnsi="Times New Roman"/>
          <w:ins w:id="1567" w:author="Unknown Author" w:date="2021-12-11T11:12:33Z"/>
        </w:rPr>
      </w:pPr>
      <w:hyperlink r:id="rId50">
        <w:ins w:id="1566" w:author="Unknown Author" w:date="2021-12-11T11:12:33Z">
          <w:r>
            <w:rPr>
              <w:rStyle w:val="InternetLink"/>
              <w:rFonts w:ascii="Times New Roman" w:hAnsi="Times New Roman"/>
            </w:rPr>
            <w:t>https://blogs.nvidia.com/blog/2020/10/05/gan-video-conferencing-maxine/</w:t>
          </w:r>
        </w:ins>
      </w:hyperlink>
    </w:p>
    <w:p>
      <w:pPr>
        <w:pStyle w:val="Normal"/>
        <w:bidi w:val="0"/>
        <w:spacing w:lineRule="auto" w:line="480" w:before="0" w:after="159"/>
        <w:jc w:val="left"/>
        <w:rPr>
          <w:rFonts w:ascii="Times New Roman" w:hAnsi="Times New Roman"/>
          <w:ins w:id="1569" w:author="Unknown Author" w:date="2021-12-11T11:12:33Z"/>
        </w:rPr>
      </w:pPr>
      <w:ins w:id="1568" w:author="Unknown Author" w:date="2021-12-11T11:12:33Z">
        <w:r>
          <w:rPr>
            <w:rFonts w:ascii="Times New Roman" w:hAnsi="Times New Roman"/>
          </w:rPr>
          <w:tab/>
          <w:t>• Coronavirus Second Wave, 2021</w:t>
        </w:r>
      </w:ins>
    </w:p>
    <w:p>
      <w:pPr>
        <w:pStyle w:val="Normal"/>
        <w:bidi w:val="0"/>
        <w:spacing w:lineRule="auto" w:line="480" w:before="0" w:after="159"/>
        <w:jc w:val="left"/>
        <w:rPr>
          <w:rFonts w:ascii="Times New Roman" w:hAnsi="Times New Roman"/>
          <w:ins w:id="1571" w:author="Unknown Author" w:date="2021-12-11T11:12:33Z"/>
        </w:rPr>
      </w:pPr>
      <w:hyperlink r:id="rId51">
        <w:ins w:id="1570" w:author="Unknown Author" w:date="2021-12-11T11:12:33Z">
          <w:r>
            <w:rPr>
              <w:rStyle w:val="InternetLink"/>
              <w:rFonts w:ascii="Times New Roman" w:hAnsi="Times New Roman"/>
            </w:rPr>
            <w:t>https://www.hopkinsmedicine.org/health/conditions-and-diseases/coronavirus/first-and-second-waves-of-coronavirus</w:t>
          </w:r>
        </w:ins>
      </w:hyperlink>
    </w:p>
    <w:p>
      <w:pPr>
        <w:pStyle w:val="Normal"/>
        <w:bidi w:val="0"/>
        <w:spacing w:lineRule="auto" w:line="480" w:before="0" w:after="159"/>
        <w:jc w:val="left"/>
        <w:rPr>
          <w:rFonts w:ascii="Times New Roman" w:hAnsi="Times New Roman"/>
          <w:ins w:id="1573" w:author="Unknown Author" w:date="2021-12-11T11:12:33Z"/>
        </w:rPr>
      </w:pPr>
      <w:ins w:id="1572" w:author="Unknown Author" w:date="2021-12-11T11:12:33Z">
        <w:r>
          <w:rPr>
            <w:rFonts w:ascii="Times New Roman" w:hAnsi="Times New Roman"/>
          </w:rPr>
          <w:tab/>
          <w:t>• Google Meet Data Saver Mode: Is there any way to save mobile data?, 2021</w:t>
        </w:r>
      </w:ins>
    </w:p>
    <w:p>
      <w:pPr>
        <w:pStyle w:val="Normal"/>
        <w:bidi w:val="0"/>
        <w:spacing w:lineRule="auto" w:line="480" w:before="0" w:after="159"/>
        <w:jc w:val="left"/>
        <w:rPr>
          <w:rFonts w:ascii="Times New Roman" w:hAnsi="Times New Roman"/>
          <w:ins w:id="1575" w:author="Unknown Author" w:date="2021-12-11T11:12:33Z"/>
        </w:rPr>
      </w:pPr>
      <w:hyperlink r:id="rId52">
        <w:ins w:id="1574" w:author="Unknown Author" w:date="2021-12-11T11:12:33Z">
          <w:r>
            <w:rPr>
              <w:rStyle w:val="InternetLink"/>
              <w:rFonts w:ascii="Times New Roman" w:hAnsi="Times New Roman"/>
            </w:rPr>
            <w:t>https://swordstoday.ie/google-meat-data-saver-mode-is-there-any-way-to-save-mobile-data-oh-i-do-not-know-how-to-turn-on-data-saver-mode-via-google-meet-step-by-step-guide/</w:t>
          </w:r>
        </w:ins>
      </w:hyperlink>
    </w:p>
    <w:p>
      <w:pPr>
        <w:pStyle w:val="Normal"/>
        <w:bidi w:val="0"/>
        <w:spacing w:lineRule="auto" w:line="480" w:before="0" w:after="159"/>
        <w:jc w:val="left"/>
        <w:rPr>
          <w:rFonts w:ascii="Times New Roman" w:hAnsi="Times New Roman"/>
          <w:ins w:id="1578" w:author="Unknown Author" w:date="2021-12-11T11:12:33Z"/>
        </w:rPr>
      </w:pPr>
      <w:ins w:id="1576" w:author="Unknown Author" w:date="2021-12-11T11:12:33Z">
        <w:r>
          <w:rPr>
            <w:rFonts w:ascii="Times New Roman" w:hAnsi="Times New Roman"/>
          </w:rPr>
          <w:t xml:space="preserve">  </w:t>
        </w:r>
      </w:ins>
      <w:ins w:id="1577" w:author="Unknown Author" w:date="2021-12-11T11:12:33Z">
        <w:r>
          <w:rPr>
            <w:rFonts w:ascii="Times New Roman" w:hAnsi="Times New Roman"/>
          </w:rPr>
          <w:tab/>
          <w:t xml:space="preserve">• Google Meet gets a refreshed UI, multi pinning, autozoom, and more, 2021 </w:t>
        </w:r>
      </w:ins>
    </w:p>
    <w:p>
      <w:pPr>
        <w:pStyle w:val="Normal"/>
        <w:bidi w:val="0"/>
        <w:spacing w:lineRule="auto" w:line="480" w:before="0" w:after="159"/>
        <w:jc w:val="left"/>
        <w:rPr>
          <w:rFonts w:ascii="Times New Roman" w:hAnsi="Times New Roman"/>
          <w:ins w:id="1582" w:author="Unknown Author" w:date="2021-12-11T11:12:33Z"/>
        </w:rPr>
      </w:pPr>
      <w:ins w:id="1579" w:author="Unknown Author" w:date="2021-12-11T11:12:33Z">
        <w:r>
          <w:rPr>
            <w:rFonts w:ascii="Times New Roman" w:hAnsi="Times New Roman"/>
          </w:rPr>
          <w:t xml:space="preserve">    </w:t>
        </w:r>
      </w:ins>
      <w:hyperlink r:id="rId53">
        <w:ins w:id="1580" w:author="Unknown Author" w:date="2021-12-11T11:12:33Z">
          <w:r>
            <w:rPr>
              <w:rStyle w:val="InternetLink"/>
              <w:rFonts w:ascii="Times New Roman" w:hAnsi="Times New Roman"/>
            </w:rPr>
            <w:t>https://techcrunch.com/2021/04/21/google-meet-gets-a-refreshed-ui-multi-pinning-autozoom-and-more/</w:t>
          </w:r>
        </w:ins>
      </w:hyperlink>
      <w:ins w:id="1581" w:author="Unknown Author" w:date="2021-12-11T11:12:33Z">
        <w:r>
          <w:rPr>
            <w:rFonts w:ascii="Times New Roman" w:hAnsi="Times New Roman"/>
          </w:rPr>
          <w:t>?</w:t>
        </w:r>
      </w:ins>
    </w:p>
    <w:p>
      <w:pPr>
        <w:pStyle w:val="Normal"/>
        <w:bidi w:val="0"/>
        <w:spacing w:lineRule="auto" w:line="480" w:before="0" w:after="159"/>
        <w:jc w:val="left"/>
        <w:rPr>
          <w:rFonts w:ascii="Times New Roman" w:hAnsi="Times New Roman"/>
          <w:ins w:id="1585" w:author="Unknown Author" w:date="2021-12-11T11:12:33Z"/>
        </w:rPr>
      </w:pPr>
      <w:ins w:id="1583" w:author="Unknown Author" w:date="2021-12-11T11:12:33Z">
        <w:r>
          <w:rPr>
            <w:rFonts w:ascii="Times New Roman" w:hAnsi="Times New Roman"/>
          </w:rPr>
          <w:t xml:space="preserve">   </w:t>
        </w:r>
      </w:ins>
      <w:ins w:id="1584" w:author="Unknown Author" w:date="2021-12-11T11:12:33Z">
        <w:r>
          <w:rPr>
            <w:rFonts w:ascii="Times New Roman" w:hAnsi="Times New Roman"/>
          </w:rPr>
          <w:tab/>
          <w:t>• Google makes Meet, its Zoom and Skype competitor, free for everyone, 2020,</w:t>
        </w:r>
      </w:ins>
    </w:p>
    <w:p>
      <w:pPr>
        <w:pStyle w:val="Normal"/>
        <w:bidi w:val="0"/>
        <w:spacing w:lineRule="auto" w:line="480" w:before="0" w:after="159"/>
        <w:jc w:val="left"/>
        <w:rPr>
          <w:rFonts w:ascii="Times New Roman" w:hAnsi="Times New Roman"/>
          <w:ins w:id="1587" w:author="Unknown Author" w:date="2021-12-11T11:12:33Z"/>
        </w:rPr>
      </w:pPr>
      <w:hyperlink r:id="rId54">
        <w:ins w:id="1586" w:author="Unknown Author" w:date="2021-12-11T11:12:33Z">
          <w:r>
            <w:rPr>
              <w:rStyle w:val="InternetLink"/>
              <w:rFonts w:ascii="Times New Roman" w:hAnsi="Times New Roman"/>
            </w:rPr>
            <w:t>https://www.cnn.ph/business/2020/4/30/Google-Meet-premium-video-conferencing-tool-free-download.html</w:t>
          </w:r>
        </w:ins>
      </w:hyperlink>
    </w:p>
    <w:p>
      <w:pPr>
        <w:pStyle w:val="Normal"/>
        <w:bidi w:val="0"/>
        <w:spacing w:lineRule="auto" w:line="480" w:before="0" w:after="159"/>
        <w:jc w:val="left"/>
        <w:rPr>
          <w:rFonts w:ascii="Times New Roman" w:hAnsi="Times New Roman"/>
          <w:ins w:id="1590" w:author="Unknown Author" w:date="2021-12-11T11:12:33Z"/>
        </w:rPr>
      </w:pPr>
      <w:ins w:id="1588" w:author="Unknown Author" w:date="2021-12-11T11:12:33Z">
        <w:r>
          <w:rPr>
            <w:rFonts w:ascii="Times New Roman" w:hAnsi="Times New Roman"/>
          </w:rPr>
          <w:t xml:space="preserve">  </w:t>
        </w:r>
      </w:ins>
      <w:ins w:id="1589" w:author="Unknown Author" w:date="2021-12-11T11:12:33Z">
        <w:r>
          <w:rPr>
            <w:rFonts w:ascii="Times New Roman" w:hAnsi="Times New Roman"/>
          </w:rPr>
          <w:tab/>
          <w:t xml:space="preserve">• Google Meet premium video conferencing free for everyone, everywhere, 2020 </w:t>
        </w:r>
      </w:ins>
    </w:p>
    <w:p>
      <w:pPr>
        <w:pStyle w:val="Normal"/>
        <w:bidi w:val="0"/>
        <w:spacing w:lineRule="auto" w:line="480" w:before="0" w:after="159"/>
        <w:jc w:val="left"/>
        <w:rPr>
          <w:rFonts w:ascii="Times New Roman" w:hAnsi="Times New Roman"/>
          <w:ins w:id="1592" w:author="Unknown Author" w:date="2021-12-11T11:12:33Z"/>
        </w:rPr>
      </w:pPr>
      <w:hyperlink r:id="rId55">
        <w:ins w:id="1591" w:author="Unknown Author" w:date="2021-12-11T11:12:33Z">
          <w:r>
            <w:rPr>
              <w:rStyle w:val="InternetLink"/>
              <w:rFonts w:ascii="Times New Roman" w:hAnsi="Times New Roman"/>
            </w:rPr>
            <w:t>https://manilastandard.net/tech/tech-news/322704/google-meet-premium-video-conferencing-free-for-everyone-everywhere.html</w:t>
          </w:r>
        </w:ins>
      </w:hyperlink>
    </w:p>
    <w:p>
      <w:pPr>
        <w:pStyle w:val="Normal"/>
        <w:bidi w:val="0"/>
        <w:spacing w:lineRule="auto" w:line="480" w:before="0" w:after="159"/>
        <w:jc w:val="left"/>
        <w:rPr>
          <w:rFonts w:ascii="Times New Roman" w:hAnsi="Times New Roman"/>
          <w:ins w:id="1595" w:author="Unknown Author" w:date="2021-12-11T11:12:33Z"/>
        </w:rPr>
      </w:pPr>
      <w:ins w:id="1593" w:author="Unknown Author" w:date="2021-12-11T11:12:33Z">
        <w:r>
          <w:rPr>
            <w:rFonts w:ascii="Times New Roman" w:hAnsi="Times New Roman"/>
          </w:rPr>
          <w:t xml:space="preserve"> </w:t>
        </w:r>
      </w:ins>
      <w:ins w:id="1594" w:author="Unknown Author" w:date="2021-12-11T11:12:33Z">
        <w:r>
          <w:rPr>
            <w:rFonts w:ascii="Times New Roman" w:hAnsi="Times New Roman"/>
          </w:rPr>
          <w:tab/>
          <w:t xml:space="preserve">• Google Meet Review, 2021 </w:t>
        </w:r>
      </w:ins>
    </w:p>
    <w:p>
      <w:pPr>
        <w:pStyle w:val="Normal"/>
        <w:bidi w:val="0"/>
        <w:spacing w:lineRule="auto" w:line="480" w:before="0" w:after="159"/>
        <w:jc w:val="left"/>
        <w:rPr>
          <w:rFonts w:ascii="Times New Roman" w:hAnsi="Times New Roman"/>
          <w:ins w:id="1597" w:author="Unknown Author" w:date="2021-12-11T11:12:33Z"/>
        </w:rPr>
      </w:pPr>
      <w:hyperlink r:id="rId56">
        <w:ins w:id="1596" w:author="Unknown Author" w:date="2021-12-11T11:12:33Z">
          <w:r>
            <w:rPr>
              <w:rStyle w:val="InternetLink"/>
              <w:rFonts w:ascii="Times New Roman" w:hAnsi="Times New Roman"/>
            </w:rPr>
            <w:t>https://www.pcmag.com/reviews/google-meet</w:t>
          </w:r>
        </w:ins>
      </w:hyperlink>
    </w:p>
    <w:p>
      <w:pPr>
        <w:pStyle w:val="Normal"/>
        <w:bidi w:val="0"/>
        <w:spacing w:lineRule="auto" w:line="480" w:before="0" w:after="159"/>
        <w:jc w:val="left"/>
        <w:rPr>
          <w:rFonts w:ascii="Times New Roman" w:hAnsi="Times New Roman"/>
          <w:ins w:id="1600" w:author="Unknown Author" w:date="2021-12-11T11:12:33Z"/>
        </w:rPr>
      </w:pPr>
      <w:ins w:id="1598" w:author="Unknown Author" w:date="2021-12-11T11:12:33Z">
        <w:r>
          <w:rPr>
            <w:rFonts w:ascii="Times New Roman" w:hAnsi="Times New Roman"/>
          </w:rPr>
          <w:t xml:space="preserve">   </w:t>
        </w:r>
      </w:ins>
      <w:ins w:id="1599" w:author="Unknown Author" w:date="2021-12-11T11:12:33Z">
        <w:r>
          <w:rPr>
            <w:rFonts w:ascii="Times New Roman" w:hAnsi="Times New Roman"/>
          </w:rPr>
          <w:tab/>
          <w:t>• How to Turn Your Raspberry Pi into a Video Conferencing Station, 2020</w:t>
        </w:r>
      </w:ins>
    </w:p>
    <w:p>
      <w:pPr>
        <w:pStyle w:val="Normal"/>
        <w:bidi w:val="0"/>
        <w:spacing w:lineRule="auto" w:line="480" w:before="0" w:after="159"/>
        <w:jc w:val="left"/>
        <w:rPr>
          <w:rFonts w:ascii="Times New Roman" w:hAnsi="Times New Roman"/>
          <w:ins w:id="1602" w:author="Unknown Author" w:date="2021-12-11T11:12:33Z"/>
        </w:rPr>
      </w:pPr>
      <w:hyperlink r:id="rId57">
        <w:ins w:id="1601" w:author="Unknown Author" w:date="2021-12-11T11:12:33Z">
          <w:r>
            <w:rPr>
              <w:rStyle w:val="InternetLink"/>
              <w:rFonts w:ascii="Times New Roman" w:hAnsi="Times New Roman"/>
            </w:rPr>
            <w:t>https://www.maketecheasier.com/turn-raspberry-pi-video-conferencing-station/</w:t>
          </w:r>
        </w:ins>
      </w:hyperlink>
    </w:p>
    <w:p>
      <w:pPr>
        <w:pStyle w:val="Normal"/>
        <w:bidi w:val="0"/>
        <w:spacing w:lineRule="auto" w:line="480" w:before="0" w:after="159"/>
        <w:jc w:val="left"/>
        <w:rPr>
          <w:rFonts w:ascii="Times New Roman" w:hAnsi="Times New Roman"/>
          <w:ins w:id="1604" w:author="Unknown Author" w:date="2021-12-11T11:12:33Z"/>
        </w:rPr>
      </w:pPr>
      <w:ins w:id="1603" w:author="Unknown Author" w:date="2021-12-11T11:12:33Z">
        <w:r>
          <w:rPr>
            <w:rFonts w:ascii="Times New Roman" w:hAnsi="Times New Roman"/>
          </w:rPr>
          <w:tab/>
          <w:t xml:space="preserve">• Singapore teachers drop Zoom after online class gatecrashed, 2020 </w:t>
        </w:r>
      </w:ins>
    </w:p>
    <w:p>
      <w:pPr>
        <w:pStyle w:val="Normal"/>
        <w:bidi w:val="0"/>
        <w:spacing w:lineRule="auto" w:line="480" w:before="0" w:after="159"/>
        <w:jc w:val="left"/>
        <w:rPr>
          <w:rFonts w:ascii="Times New Roman" w:hAnsi="Times New Roman"/>
          <w:ins w:id="1607" w:author="Unknown Author" w:date="2021-12-11T11:12:33Z"/>
        </w:rPr>
      </w:pPr>
      <w:hyperlink r:id="rId58">
        <w:ins w:id="1605" w:author="Unknown Author" w:date="2021-12-11T11:12:33Z">
          <w:r>
            <w:rPr>
              <w:rStyle w:val="InternetLink"/>
              <w:rFonts w:ascii="Times New Roman" w:hAnsi="Times New Roman"/>
            </w:rPr>
            <w:t>https://ph.news.yahoo.com/singapore-teachers-drop-zoom-online-class-gatecrashed-081050263.html</w:t>
          </w:r>
        </w:ins>
      </w:hyperlink>
      <w:ins w:id="1606" w:author="Unknown Author" w:date="2021-12-11T11:12:33Z">
        <w:r>
          <w:rPr>
            <w:rFonts w:ascii="Times New Roman" w:hAnsi="Times New Roman"/>
          </w:rPr>
          <w:t>?</w:t>
        </w:r>
      </w:ins>
    </w:p>
    <w:p>
      <w:pPr>
        <w:pStyle w:val="TextBody"/>
        <w:bidi w:val="0"/>
        <w:spacing w:lineRule="auto" w:line="480" w:before="0" w:after="159"/>
        <w:jc w:val="left"/>
        <w:rPr>
          <w:b/>
          <w:b/>
          <w:bCs/>
          <w:ins w:id="1609" w:author="Unknown Author" w:date="2021-12-11T11:12:33Z"/>
        </w:rPr>
      </w:pPr>
      <w:ins w:id="1608" w:author="Unknown Author" w:date="2021-12-11T11:12:33Z">
        <w:r>
          <w:rPr>
            <w:rFonts w:ascii="Times New Roman" w:hAnsi="Times New Roman"/>
            <w:b/>
            <w:bCs/>
          </w:rPr>
          <w:t>Electronic</w:t>
        </w:r>
      </w:ins>
    </w:p>
    <w:p>
      <w:pPr>
        <w:pStyle w:val="TextBody"/>
        <w:bidi w:val="0"/>
        <w:spacing w:lineRule="auto" w:line="480" w:before="0" w:after="159"/>
        <w:jc w:val="left"/>
        <w:rPr>
          <w:b/>
          <w:b/>
          <w:bCs/>
          <w:ins w:id="1611" w:author="Unknown Author" w:date="2021-12-11T11:12:33Z"/>
        </w:rPr>
      </w:pPr>
      <w:ins w:id="1610" w:author="Unknown Author" w:date="2021-12-11T11:12:33Z">
        <w:r>
          <w:rPr>
            <w:rFonts w:ascii="Times New Roman" w:hAnsi="Times New Roman"/>
          </w:rPr>
          <w:tab/>
          <w:t>• 20 Astonishing Video Conferencing Statistics for 2021, 2021</w:t>
        </w:r>
      </w:ins>
    </w:p>
    <w:p>
      <w:pPr>
        <w:pStyle w:val="TextBody"/>
        <w:bidi w:val="0"/>
        <w:spacing w:lineRule="auto" w:line="480" w:before="0" w:after="159"/>
        <w:jc w:val="left"/>
        <w:rPr>
          <w:b/>
          <w:b/>
          <w:bCs/>
          <w:ins w:id="1613" w:author="Unknown Author" w:date="2021-12-11T11:12:33Z"/>
        </w:rPr>
      </w:pPr>
      <w:hyperlink r:id="rId59">
        <w:ins w:id="1612" w:author="Unknown Author" w:date="2021-12-11T11:12:33Z">
          <w:r>
            <w:rPr>
              <w:rStyle w:val="InternetLink"/>
              <w:rFonts w:ascii="Times New Roman" w:hAnsi="Times New Roman"/>
            </w:rPr>
            <w:t>https://digitalintheround.com/video-conferencing-statistics/</w:t>
          </w:r>
        </w:ins>
      </w:hyperlink>
    </w:p>
    <w:p>
      <w:pPr>
        <w:pStyle w:val="TextBody"/>
        <w:bidi w:val="0"/>
        <w:spacing w:lineRule="auto" w:line="480" w:before="0" w:after="159"/>
        <w:jc w:val="left"/>
        <w:rPr>
          <w:b/>
          <w:b/>
          <w:bCs/>
          <w:ins w:id="1615" w:author="Unknown Author" w:date="2021-12-11T11:12:33Z"/>
        </w:rPr>
      </w:pPr>
      <w:ins w:id="1614" w:author="Unknown Author" w:date="2021-12-11T11:12:33Z">
        <w:r>
          <w:rPr>
            <w:rFonts w:ascii="Times New Roman" w:hAnsi="Times New Roman"/>
          </w:rPr>
          <w:tab/>
          <w:t xml:space="preserve">• Academic freeze – the best option, 2021 </w:t>
        </w:r>
      </w:ins>
    </w:p>
    <w:p>
      <w:pPr>
        <w:pStyle w:val="TextBody"/>
        <w:bidi w:val="0"/>
        <w:spacing w:lineRule="auto" w:line="480" w:before="0" w:after="159"/>
        <w:jc w:val="left"/>
        <w:rPr>
          <w:b/>
          <w:b/>
          <w:bCs/>
          <w:ins w:id="1617" w:author="Unknown Author" w:date="2021-12-11T11:12:33Z"/>
        </w:rPr>
      </w:pPr>
      <w:hyperlink r:id="rId60">
        <w:ins w:id="1616" w:author="Unknown Author" w:date="2021-12-11T11:12:33Z">
          <w:r>
            <w:rPr>
              <w:rStyle w:val="InternetLink"/>
              <w:rFonts w:ascii="Times New Roman" w:hAnsi="Times New Roman"/>
            </w:rPr>
            <w:t>https://www.manilatimes.net/2021/03/11/campus-press/academic-freeze-the-best-option/849679</w:t>
          </w:r>
        </w:ins>
      </w:hyperlink>
    </w:p>
    <w:p>
      <w:pPr>
        <w:pStyle w:val="TextBody"/>
        <w:bidi w:val="0"/>
        <w:spacing w:lineRule="auto" w:line="480" w:before="0" w:after="159"/>
        <w:jc w:val="left"/>
        <w:rPr>
          <w:b/>
          <w:b/>
          <w:bCs/>
          <w:ins w:id="1619" w:author="Unknown Author" w:date="2021-12-11T11:12:33Z"/>
        </w:rPr>
      </w:pPr>
      <w:ins w:id="1618"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621" w:author="Unknown Author" w:date="2021-12-11T11:12:33Z"/>
        </w:rPr>
      </w:pPr>
      <w:hyperlink r:id="rId61">
        <w:ins w:id="1620"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623" w:author="Unknown Author" w:date="2021-12-11T11:12:33Z"/>
        </w:rPr>
      </w:pPr>
      <w:ins w:id="1622"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625" w:author="Unknown Author" w:date="2021-12-11T11:12:33Z"/>
        </w:rPr>
      </w:pPr>
      <w:hyperlink r:id="rId62">
        <w:ins w:id="1624"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628" w:author="Unknown Author" w:date="2021-12-11T11:12:33Z"/>
        </w:rPr>
      </w:pPr>
      <w:ins w:id="1626" w:author="Unknown Author" w:date="2021-12-11T11:12:33Z">
        <w:r>
          <w:rPr>
            <w:rFonts w:ascii="Times New Roman" w:hAnsi="Times New Roman"/>
          </w:rPr>
          <w:t xml:space="preserve"> </w:t>
        </w:r>
      </w:ins>
      <w:ins w:id="1627" w:author="Unknown Author" w:date="2021-12-11T11:12:33Z">
        <w:r>
          <w:rPr>
            <w:rFonts w:ascii="Times New Roman" w:hAnsi="Times New Roman"/>
          </w:rPr>
          <w:tab/>
          <w:t xml:space="preserve">• Better hardware for better devs, 2015 </w:t>
        </w:r>
      </w:ins>
    </w:p>
    <w:p>
      <w:pPr>
        <w:pStyle w:val="TextBody"/>
        <w:bidi w:val="0"/>
        <w:spacing w:lineRule="auto" w:line="480" w:before="0" w:after="159"/>
        <w:jc w:val="left"/>
        <w:rPr>
          <w:b/>
          <w:b/>
          <w:bCs/>
          <w:ins w:id="1630" w:author="Unknown Author" w:date="2021-12-11T11:12:33Z"/>
        </w:rPr>
      </w:pPr>
      <w:hyperlink r:id="rId63">
        <w:ins w:id="1629" w:author="Unknown Author" w:date="2021-12-11T11:12:33Z">
          <w:r>
            <w:rPr>
              <w:rStyle w:val="InternetLink"/>
              <w:rFonts w:ascii="Times New Roman" w:hAnsi="Times New Roman"/>
            </w:rPr>
            <w:t>https://medium.com/google-developers/better-hardware-for-better-devs-aadb68b8a3b2</w:t>
          </w:r>
        </w:ins>
      </w:hyperlink>
    </w:p>
    <w:p>
      <w:pPr>
        <w:pStyle w:val="TextBody"/>
        <w:bidi w:val="0"/>
        <w:spacing w:lineRule="auto" w:line="480" w:before="0" w:after="159"/>
        <w:jc w:val="left"/>
        <w:rPr>
          <w:b/>
          <w:b/>
          <w:bCs/>
          <w:ins w:id="1633" w:author="Unknown Author" w:date="2021-12-11T11:12:33Z"/>
        </w:rPr>
      </w:pPr>
      <w:ins w:id="1631" w:author="Unknown Author" w:date="2021-12-11T11:12:33Z">
        <w:r>
          <w:rPr>
            <w:rFonts w:ascii="Times New Roman" w:hAnsi="Times New Roman"/>
          </w:rPr>
          <w:t xml:space="preserve">    </w:t>
        </w:r>
      </w:ins>
      <w:ins w:id="1632" w:author="Unknown Author" w:date="2021-12-11T11:12:33Z">
        <w:r>
          <w:rPr>
            <w:rFonts w:ascii="Times New Roman" w:hAnsi="Times New Roman"/>
          </w:rPr>
          <w:tab/>
          <w:t xml:space="preserve">• Building a more accurate time service at Facebook scale, 2020 </w:t>
        </w:r>
      </w:ins>
    </w:p>
    <w:p>
      <w:pPr>
        <w:pStyle w:val="TextBody"/>
        <w:bidi w:val="0"/>
        <w:spacing w:lineRule="auto" w:line="480" w:before="0" w:after="159"/>
        <w:jc w:val="left"/>
        <w:rPr>
          <w:b/>
          <w:b/>
          <w:bCs/>
          <w:ins w:id="1635" w:author="Unknown Author" w:date="2021-12-11T11:12:33Z"/>
        </w:rPr>
      </w:pPr>
      <w:hyperlink r:id="rId64">
        <w:ins w:id="1634" w:author="Unknown Author" w:date="2021-12-11T11:12:33Z">
          <w:r>
            <w:rPr>
              <w:rStyle w:val="InternetLink"/>
              <w:rFonts w:ascii="Times New Roman" w:hAnsi="Times New Roman"/>
            </w:rPr>
            <w:t>https://engineering.fb.com/2020/03/18/production-engineering/ntp-service</w:t>
          </w:r>
        </w:ins>
      </w:hyperlink>
    </w:p>
    <w:p>
      <w:pPr>
        <w:pStyle w:val="TextBody"/>
        <w:bidi w:val="0"/>
        <w:spacing w:lineRule="auto" w:line="480" w:before="0" w:after="159"/>
        <w:jc w:val="left"/>
        <w:rPr>
          <w:b/>
          <w:b/>
          <w:bCs/>
          <w:ins w:id="1638" w:author="Unknown Author" w:date="2021-12-11T11:12:33Z"/>
        </w:rPr>
      </w:pPr>
      <w:ins w:id="1636" w:author="Unknown Author" w:date="2021-12-11T11:12:33Z">
        <w:r>
          <w:rPr>
            <w:rFonts w:ascii="Times New Roman" w:hAnsi="Times New Roman"/>
          </w:rPr>
          <w:t xml:space="preserve">    </w:t>
        </w:r>
      </w:ins>
      <w:ins w:id="1637" w:author="Unknown Author" w:date="2021-12-11T11:12:33Z">
        <w:r>
          <w:rPr>
            <w:rFonts w:ascii="Times New Roman" w:hAnsi="Times New Roman"/>
          </w:rPr>
          <w:tab/>
          <w:t xml:space="preserve">• Globe Removes Consumer 3G SIMs Across Distribution Chains, 2020 </w:t>
        </w:r>
      </w:ins>
    </w:p>
    <w:p>
      <w:pPr>
        <w:pStyle w:val="TextBody"/>
        <w:bidi w:val="0"/>
        <w:spacing w:lineRule="auto" w:line="480" w:before="0" w:after="159"/>
        <w:jc w:val="left"/>
        <w:rPr>
          <w:b/>
          <w:b/>
          <w:bCs/>
          <w:ins w:id="1640" w:author="Unknown Author" w:date="2021-12-11T11:12:33Z"/>
        </w:rPr>
      </w:pPr>
      <w:hyperlink r:id="rId65">
        <w:ins w:id="1639" w:author="Unknown Author" w:date="2021-12-11T11:12:33Z">
          <w:r>
            <w:rPr>
              <w:rStyle w:val="InternetLink"/>
              <w:rFonts w:ascii="Times New Roman" w:hAnsi="Times New Roman"/>
            </w:rPr>
            <w:t>https://www.globe.com.ph/about-us/newsroom/corporate/3g-sims-removal-distribution-chains.html</w:t>
          </w:r>
        </w:ins>
      </w:hyperlink>
    </w:p>
    <w:p>
      <w:pPr>
        <w:pStyle w:val="TextBody"/>
        <w:bidi w:val="0"/>
        <w:spacing w:lineRule="auto" w:line="480" w:before="0" w:after="159"/>
        <w:jc w:val="left"/>
        <w:rPr>
          <w:b/>
          <w:b/>
          <w:bCs/>
          <w:ins w:id="1643" w:author="Unknown Author" w:date="2021-12-11T11:12:33Z"/>
        </w:rPr>
      </w:pPr>
      <w:ins w:id="1641" w:author="Unknown Author" w:date="2021-12-11T11:12:33Z">
        <w:r>
          <w:rPr>
            <w:rFonts w:ascii="Times New Roman" w:hAnsi="Times New Roman"/>
          </w:rPr>
          <w:t xml:space="preserve">   </w:t>
        </w:r>
      </w:ins>
      <w:ins w:id="1642" w:author="Unknown Author" w:date="2021-12-11T11:12:33Z">
        <w:r>
          <w:rPr>
            <w:rFonts w:ascii="Times New Roman" w:hAnsi="Times New Roman"/>
          </w:rPr>
          <w:tab/>
          <w:t xml:space="preserve">• Google Meet hardware requirements, 2021 </w:t>
        </w:r>
      </w:ins>
    </w:p>
    <w:p>
      <w:pPr>
        <w:pStyle w:val="TextBody"/>
        <w:bidi w:val="0"/>
        <w:spacing w:lineRule="auto" w:line="480" w:before="0" w:after="159"/>
        <w:jc w:val="left"/>
        <w:rPr>
          <w:b/>
          <w:b/>
          <w:bCs/>
          <w:ins w:id="1645" w:author="Unknown Author" w:date="2021-12-11T11:12:33Z"/>
        </w:rPr>
      </w:pPr>
      <w:hyperlink r:id="rId66">
        <w:ins w:id="1644" w:author="Unknown Author" w:date="2021-12-11T11:12:33Z">
          <w:r>
            <w:rPr>
              <w:rStyle w:val="InternetLink"/>
              <w:rFonts w:ascii="Times New Roman" w:hAnsi="Times New Roman"/>
            </w:rPr>
            <w:t>https://support.google.com/meet/answer/7317473?hl=en</w:t>
          </w:r>
        </w:ins>
      </w:hyperlink>
    </w:p>
    <w:p>
      <w:pPr>
        <w:pStyle w:val="TextBody"/>
        <w:bidi w:val="0"/>
        <w:spacing w:lineRule="auto" w:line="480" w:before="0" w:after="159"/>
        <w:jc w:val="left"/>
        <w:rPr>
          <w:b/>
          <w:b/>
          <w:bCs/>
          <w:ins w:id="1648" w:author="Unknown Author" w:date="2021-12-11T11:12:33Z"/>
        </w:rPr>
      </w:pPr>
      <w:ins w:id="1646" w:author="Unknown Author" w:date="2021-12-11T11:12:33Z">
        <w:r>
          <w:rPr>
            <w:rFonts w:ascii="Times New Roman" w:hAnsi="Times New Roman"/>
          </w:rPr>
          <w:t xml:space="preserve">    </w:t>
        </w:r>
      </w:ins>
      <w:ins w:id="164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650" w:author="Unknown Author" w:date="2021-12-11T11:12:33Z"/>
        </w:rPr>
      </w:pPr>
      <w:hyperlink r:id="rId67">
        <w:ins w:id="164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653" w:author="Unknown Author" w:date="2021-12-11T11:12:33Z"/>
        </w:rPr>
      </w:pPr>
      <w:ins w:id="1651" w:author="Unknown Author" w:date="2021-12-11T11:12:33Z">
        <w:r>
          <w:rPr>
            <w:rFonts w:ascii="Times New Roman" w:hAnsi="Times New Roman"/>
          </w:rPr>
          <w:t xml:space="preserve"> </w:t>
        </w:r>
      </w:ins>
      <w:ins w:id="1652" w:author="Unknown Author" w:date="2021-12-11T11:12:33Z">
        <w:r>
          <w:rPr>
            <w:rFonts w:ascii="Times New Roman" w:hAnsi="Times New Roman"/>
          </w:rPr>
          <w:tab/>
          <w:t>• Number of subscribers of Globe Telecom in the Philippines in 2020, by segment , 2020</w:t>
        </w:r>
      </w:ins>
    </w:p>
    <w:p>
      <w:pPr>
        <w:pStyle w:val="TextBody"/>
        <w:bidi w:val="0"/>
        <w:spacing w:lineRule="auto" w:line="480" w:before="0" w:after="159"/>
        <w:jc w:val="left"/>
        <w:rPr>
          <w:b/>
          <w:b/>
          <w:bCs/>
          <w:ins w:id="1655" w:author="Unknown Author" w:date="2021-12-11T11:12:33Z"/>
        </w:rPr>
      </w:pPr>
      <w:hyperlink r:id="rId68">
        <w:ins w:id="1654" w:author="Unknown Author" w:date="2021-12-11T11:12:33Z">
          <w:r>
            <w:rPr>
              <w:rStyle w:val="InternetLink"/>
              <w:rFonts w:ascii="Times New Roman" w:hAnsi="Times New Roman"/>
            </w:rPr>
            <w:t>https://www.statista.com/statistics/1261399/philippines-subscribers-globe-telecom-by-segment/</w:t>
          </w:r>
        </w:ins>
      </w:hyperlink>
    </w:p>
    <w:p>
      <w:pPr>
        <w:pStyle w:val="TextBody"/>
        <w:bidi w:val="0"/>
        <w:spacing w:lineRule="auto" w:line="480" w:before="0" w:after="159"/>
        <w:jc w:val="left"/>
        <w:rPr>
          <w:b/>
          <w:b/>
          <w:bCs/>
          <w:ins w:id="1658" w:author="Unknown Author" w:date="2021-12-11T11:12:33Z"/>
        </w:rPr>
      </w:pPr>
      <w:ins w:id="1656" w:author="Unknown Author" w:date="2021-12-11T11:12:33Z">
        <w:r>
          <w:rPr>
            <w:rFonts w:ascii="Times New Roman" w:hAnsi="Times New Roman"/>
          </w:rPr>
          <w:t xml:space="preserve">    </w:t>
        </w:r>
      </w:ins>
      <w:ins w:id="165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660" w:author="Unknown Author" w:date="2021-12-11T11:12:33Z"/>
        </w:rPr>
      </w:pPr>
      <w:hyperlink r:id="rId69">
        <w:ins w:id="165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663" w:author="Unknown Author" w:date="2021-12-11T11:12:33Z"/>
        </w:rPr>
      </w:pPr>
      <w:ins w:id="1661" w:author="Unknown Author" w:date="2021-12-11T11:12:33Z">
        <w:r>
          <w:rPr>
            <w:rFonts w:ascii="Times New Roman" w:hAnsi="Times New Roman"/>
          </w:rPr>
          <w:t xml:space="preserve">    </w:t>
        </w:r>
      </w:ins>
      <w:ins w:id="1662" w:author="Unknown Author" w:date="2021-12-11T11:12:33Z">
        <w:r>
          <w:rPr>
            <w:rFonts w:ascii="Times New Roman" w:hAnsi="Times New Roman"/>
          </w:rPr>
          <w:tab/>
          <w:t xml:space="preserve">• Schools with Online Courses in the Philippines, 2018 </w:t>
        </w:r>
      </w:ins>
    </w:p>
    <w:p>
      <w:pPr>
        <w:pStyle w:val="TextBody"/>
        <w:bidi w:val="0"/>
        <w:spacing w:lineRule="auto" w:line="480" w:before="0" w:after="159"/>
        <w:jc w:val="left"/>
        <w:rPr>
          <w:b/>
          <w:b/>
          <w:bCs/>
          <w:ins w:id="1665" w:author="Unknown Author" w:date="2021-12-11T11:12:33Z"/>
        </w:rPr>
      </w:pPr>
      <w:hyperlink r:id="rId70">
        <w:ins w:id="1664" w:author="Unknown Author" w:date="2021-12-11T11:12:33Z">
          <w:r>
            <w:rPr>
              <w:rStyle w:val="InternetLink"/>
              <w:rFonts w:ascii="Times New Roman" w:hAnsi="Times New Roman"/>
            </w:rPr>
            <w:t>https://www.edukasyon.ph/blog/schools-offering-online-courses-in-the-philippines</w:t>
          </w:r>
        </w:ins>
      </w:hyperlink>
    </w:p>
    <w:p>
      <w:pPr>
        <w:pStyle w:val="TextBody"/>
        <w:bidi w:val="0"/>
        <w:spacing w:lineRule="auto" w:line="480" w:before="0" w:after="159"/>
        <w:jc w:val="left"/>
        <w:rPr>
          <w:b w:val="false"/>
          <w:b w:val="false"/>
          <w:bCs w:val="false"/>
          <w:ins w:id="1667" w:author="Unknown Author" w:date="2021-12-11T11:12:33Z"/>
        </w:rPr>
      </w:pPr>
      <w:ins w:id="1666" w:author="Unknown Author" w:date="2021-12-11T11:12:33Z">
        <w:r>
          <w:rPr>
            <w:rFonts w:ascii="Times New Roman" w:hAnsi="Times New Roman"/>
          </w:rPr>
        </w:r>
      </w:ins>
    </w:p>
    <w:p>
      <w:pPr>
        <w:pStyle w:val="TextBody"/>
        <w:bidi w:val="0"/>
        <w:spacing w:lineRule="auto" w:line="480" w:before="0" w:after="159"/>
        <w:jc w:val="left"/>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t>Research Dataset and Repository</w:t>
      </w:r>
    </w:p>
    <w:p>
      <w:pPr>
        <w:pStyle w:val="TextBody"/>
        <w:bidi w:val="0"/>
        <w:spacing w:lineRule="auto" w:line="480" w:before="0" w:after="159"/>
        <w:jc w:val="left"/>
        <w:rPr/>
      </w:pPr>
      <w:hyperlink r:id="rId72">
        <w:r>
          <w:rPr>
            <w:rStyle w:val="InternetLink"/>
            <w:rFonts w:ascii="Times New Roman" w:hAnsi="Times New Roman"/>
            <w:b w:val="false"/>
            <w:bCs w:val="false"/>
          </w:rPr>
          <w:t>https://github.com/elsaversailles/Practical-Research-2</w:t>
        </w:r>
      </w:hyperlink>
    </w:p>
    <w:p>
      <w:pPr>
        <w:pStyle w:val="TextBody"/>
        <w:bidi w:val="0"/>
        <w:spacing w:lineRule="auto" w:line="480" w:before="0" w:after="159"/>
        <w:jc w:val="left"/>
        <w:rPr>
          <w:rFonts w:ascii="Times New Roman" w:hAnsi="Times New Roman"/>
          <w:ins w:id="1669" w:author="Unknown Author" w:date="2021-12-11T11:12:33Z"/>
          <w:b w:val="false"/>
          <w:b w:val="false"/>
          <w:bCs w:val="false"/>
        </w:rPr>
      </w:pPr>
      <w:ins w:id="1668" w:author="Unknown Author" w:date="2021-12-11T11:12:33Z">
        <w:r>
          <w:rPr>
            <w:rFonts w:ascii="Times New Roman" w:hAnsi="Times New Roman"/>
            <w:b w:val="false"/>
            <w:bCs w:val="false"/>
          </w:rPr>
        </w:r>
      </w:ins>
    </w:p>
    <w:p>
      <w:pPr>
        <w:pStyle w:val="TextBody"/>
        <w:bidi w:val="0"/>
        <w:spacing w:lineRule="auto" w:line="480" w:before="0" w:after="159"/>
        <w:jc w:val="left"/>
        <w:rPr>
          <w:b w:val="false"/>
          <w:b w:val="false"/>
          <w:bCs w:val="false"/>
          <w:ins w:id="1671" w:author="Unknown Author" w:date="2021-12-11T11:12:33Z"/>
        </w:rPr>
      </w:pPr>
      <w:ins w:id="1670" w:author="Unknown Author" w:date="2021-12-11T11:12:33Z">
        <w:r>
          <w:rPr>
            <w:rFonts w:ascii="Times New Roman" w:hAnsi="Times New Roma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73" w:author="Unknown Author" w:date="2021-12-11T11:12:33Z"/>
        </w:rPr>
      </w:pPr>
      <w:ins w:id="1672"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75" w:author="Unknown Author" w:date="2021-12-11T11:12:33Z"/>
        </w:rPr>
      </w:pPr>
      <w:ins w:id="1674" w:author="Unknown Author" w:date="2021-12-11T11:12:33Z">
        <w:r>
          <w:rPr>
            <w:rFonts w:ascii="Times New Roman" w:hAnsi="Times New Roma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77" w:author="Unknown Author" w:date="2021-12-11T11:12:33Z"/>
        </w:rPr>
      </w:pPr>
      <w:ins w:id="1676"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79" w:author="Unknown Author" w:date="2021-12-11T11:12:33Z"/>
        </w:rPr>
      </w:pPr>
      <w:ins w:id="1678" w:author="Unknown Author" w:date="2021-12-11T11:12:33Z">
        <w:r>
          <w:rPr>
            <w:rFonts w:ascii="Times New Roman" w:hAnsi="Times New Roma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ascii="Times New Roman" w:hAnsi="Times New Roma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ascii="Times New Roman" w:hAnsi="Times New Roma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ascii="Times New Roman" w:hAnsi="Times New Roma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ascii="Times New Roman" w:hAnsi="Times New Roma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81" w:author="Unknown Author" w:date="2021-12-11T11:12:33Z"/>
        </w:rPr>
      </w:pPr>
      <w:ins w:id="1680" w:author="Unknown Author" w:date="2021-12-11T11:12:33Z">
        <w:r>
          <w:rPr>
            <w:rFonts w:ascii="Times New Roman" w:hAnsi="Times New Roma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83" w:author="Unknown Author" w:date="2021-12-11T11:12:33Z"/>
        </w:rPr>
      </w:pPr>
      <w:ins w:id="1682"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686" w:author="Unknown Author" w:date="2021-12-04T11:57:17Z"/>
        </w:rPr>
      </w:pPr>
      <w:ins w:id="168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ins w:id="1685" w:author="Unknown Author" w:date="2021-12-04T11:57:17Z">
        <w:bookmarkStart w:id="121" w:name="__DdeLink__4709_4022322992"/>
        <w:bookmarkEnd w:id="121"/>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88" w:author="Unknown Author" w:date="2021-12-04T11:57:17Z"/>
        </w:rPr>
      </w:pPr>
      <w:ins w:id="1687"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81">
              <wp:simplePos x="0" y="0"/>
              <wp:positionH relativeFrom="column">
                <wp:posOffset>1013460</wp:posOffset>
              </wp:positionH>
              <wp:positionV relativeFrom="paragraph">
                <wp:posOffset>-5080</wp:posOffset>
              </wp:positionV>
              <wp:extent cx="2528570" cy="1769110"/>
              <wp:effectExtent l="0" t="0" r="0" b="0"/>
              <wp:wrapSquare wrapText="largest"/>
              <wp:docPr id="16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7" descr=""/>
                      <pic:cNvPicPr>
                        <a:picLocks noChangeAspect="1" noChangeArrowheads="1"/>
                      </pic:cNvPicPr>
                    </pic:nvPicPr>
                    <pic:blipFill>
                      <a:blip r:embed="rId73"/>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90" w:author="Unknown Author" w:date="2021-12-04T11:57:17Z"/>
        </w:rPr>
      </w:pPr>
      <w:ins w:id="1689"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92" w:author="Unknown Author" w:date="2021-12-04T11:57:17Z"/>
        </w:rPr>
      </w:pPr>
      <w:ins w:id="1691"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94" w:author="Unknown Author" w:date="2021-12-04T11:57:17Z"/>
        </w:rPr>
      </w:pPr>
      <w:ins w:id="1693"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696" w:author="Unknown Author" w:date="2021-12-06T11:31:33Z"/>
        </w:rPr>
      </w:pPr>
      <w:del w:id="1695"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1698" w:author="Unknown Author" w:date="2021-12-06T11:31:33Z"/>
        </w:rPr>
      </w:pPr>
      <w:del w:id="169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700" w:author="Unknown Author" w:date="2021-12-06T11:31:33Z"/>
        </w:rPr>
      </w:pPr>
      <w:del w:id="169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702" w:author="Unknown Author" w:date="2021-12-06T11:31:33Z"/>
        </w:rPr>
      </w:pPr>
      <w:del w:id="1701"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1704" w:author="Unknown Author" w:date="2021-12-06T11:31:33Z"/>
        </w:rPr>
      </w:pPr>
      <w:del w:id="170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1706" w:author="Unknown Author" w:date="2021-12-06T11:31:33Z"/>
        </w:rPr>
      </w:pPr>
      <w:del w:id="1705"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708" w:author="Unknown Author" w:date="2021-12-06T11:31:33Z"/>
        </w:rPr>
      </w:pPr>
      <w:del w:id="1707"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1710" w:author="Unknown Author" w:date="2021-12-06T11:31:33Z"/>
        </w:rPr>
      </w:pPr>
      <w:del w:id="1709"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1712" w:author="Unknown Author" w:date="2021-12-06T11:31:33Z"/>
        </w:rPr>
      </w:pPr>
      <w:del w:id="1711"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1714" w:author="Unknown Author" w:date="2021-12-06T11:31:33Z"/>
        </w:rPr>
      </w:pPr>
      <w:del w:id="171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1716" w:author="Unknown Author" w:date="2021-12-06T11:31:33Z"/>
        </w:rPr>
      </w:pPr>
      <w:del w:id="1715"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718" w:author="Unknown Author" w:date="2021-12-08T17:37:15Z"/>
        </w:rPr>
      </w:pPr>
      <w:ins w:id="1717"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1720" w:author="Unknown Author" w:date="2021-12-08T17:37:15Z"/>
          <w:sz w:val="22"/>
          <w:szCs w:val="22"/>
        </w:rPr>
      </w:pPr>
      <w:ins w:id="1719" w:author="Unknown Author" w:date="2021-12-08T17:37:15Z">
        <w:r>
          <w:rPr>
            <w:rFonts w:ascii="Times New Roman" w:hAnsi="Times New Roman"/>
            <w:sz w:val="22"/>
            <w:szCs w:val="22"/>
          </w:rPr>
          <w:drawing>
            <wp:anchor behindDoc="0" distT="0" distB="0" distL="0" distR="0" simplePos="0" locked="0" layoutInCell="1" allowOverlap="1" relativeHeight="80">
              <wp:simplePos x="0" y="0"/>
              <wp:positionH relativeFrom="column">
                <wp:posOffset>979805</wp:posOffset>
              </wp:positionH>
              <wp:positionV relativeFrom="paragraph">
                <wp:posOffset>-255270</wp:posOffset>
              </wp:positionV>
              <wp:extent cx="2541905" cy="1906270"/>
              <wp:effectExtent l="0" t="0" r="0" b="0"/>
              <wp:wrapSquare wrapText="largest"/>
              <wp:docPr id="16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5" descr=""/>
                      <pic:cNvPicPr>
                        <a:picLocks noChangeAspect="1" noChangeArrowheads="1"/>
                      </pic:cNvPicPr>
                    </pic:nvPicPr>
                    <pic:blipFill>
                      <a:blip r:embed="rId74"/>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1722" w:author="Unknown Author" w:date="2021-12-08T17:37:15Z"/>
          <w:sz w:val="22"/>
          <w:szCs w:val="22"/>
        </w:rPr>
      </w:pPr>
      <w:ins w:id="172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24" w:author="Unknown Author" w:date="2021-12-08T17:37:15Z"/>
          <w:sz w:val="22"/>
          <w:szCs w:val="22"/>
        </w:rPr>
      </w:pPr>
      <w:ins w:id="172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26" w:author="Unknown Author" w:date="2021-12-08T17:37:15Z"/>
          <w:sz w:val="22"/>
          <w:szCs w:val="22"/>
        </w:rPr>
      </w:pPr>
      <w:ins w:id="172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28" w:author="Unknown Author" w:date="2021-12-08T17:37:15Z"/>
          <w:sz w:val="22"/>
          <w:szCs w:val="22"/>
        </w:rPr>
      </w:pPr>
      <w:ins w:id="1727" w:author="Unknown Author" w:date="2021-12-08T17:37:15Z">
        <w:r>
          <w:rPr>
            <w:rFonts w:ascii="Times New Roman" w:hAnsi="Times New Roman"/>
            <w:sz w:val="22"/>
            <w:szCs w:val="22"/>
          </w:rPr>
          <w:drawing>
            <wp:anchor behindDoc="0" distT="0" distB="0" distL="0" distR="0" simplePos="0" locked="0" layoutInCell="1" allowOverlap="1" relativeHeight="82">
              <wp:simplePos x="0" y="0"/>
              <wp:positionH relativeFrom="column">
                <wp:posOffset>532130</wp:posOffset>
              </wp:positionH>
              <wp:positionV relativeFrom="paragraph">
                <wp:posOffset>155575</wp:posOffset>
              </wp:positionV>
              <wp:extent cx="4115435" cy="1948815"/>
              <wp:effectExtent l="0" t="0" r="0" b="0"/>
              <wp:wrapSquare wrapText="largest"/>
              <wp:docPr id="16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 descr=""/>
                      <pic:cNvPicPr>
                        <a:picLocks noChangeAspect="1" noChangeArrowheads="1"/>
                      </pic:cNvPicPr>
                    </pic:nvPicPr>
                    <pic:blipFill>
                      <a:blip r:embed="rId75"/>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1730" w:author="Unknown Author" w:date="2021-12-08T17:37:15Z"/>
          <w:sz w:val="22"/>
          <w:szCs w:val="22"/>
        </w:rPr>
      </w:pPr>
      <w:ins w:id="172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32" w:author="Unknown Author" w:date="2021-12-08T17:37:15Z"/>
          <w:sz w:val="22"/>
          <w:szCs w:val="22"/>
        </w:rPr>
      </w:pPr>
      <w:ins w:id="173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34" w:author="Unknown Author" w:date="2021-12-08T17:37:15Z"/>
          <w:sz w:val="22"/>
          <w:szCs w:val="22"/>
        </w:rPr>
      </w:pPr>
      <w:ins w:id="173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36" w:author="Unknown Author" w:date="2021-12-08T17:37:15Z"/>
          <w:sz w:val="22"/>
          <w:szCs w:val="22"/>
        </w:rPr>
      </w:pPr>
      <w:ins w:id="173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38" w:author="Unknown Author" w:date="2021-12-08T17:37:15Z"/>
          <w:sz w:val="22"/>
          <w:szCs w:val="22"/>
        </w:rPr>
      </w:pPr>
      <w:ins w:id="173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40" w:author="Unknown Author" w:date="2021-12-08T17:37:15Z"/>
          <w:sz w:val="22"/>
          <w:szCs w:val="22"/>
        </w:rPr>
      </w:pPr>
      <w:ins w:id="173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42" w:author="Unknown Author" w:date="2021-12-08T17:37:15Z"/>
          <w:sz w:val="22"/>
          <w:szCs w:val="22"/>
        </w:rPr>
      </w:pPr>
      <w:ins w:id="174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1744" w:author="Unknown Author" w:date="2021-12-10T10:14:10Z"/>
          <w:sz w:val="22"/>
          <w:szCs w:val="22"/>
        </w:rPr>
      </w:pPr>
      <w:ins w:id="1743"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1746" w:author="Unknown Author" w:date="2021-12-10T10:14:10Z"/>
          <w:sz w:val="22"/>
          <w:szCs w:val="22"/>
        </w:rPr>
      </w:pPr>
      <w:ins w:id="1745" w:author="Unknown Author" w:date="2021-12-10T10:14:10Z">
        <w:r>
          <w:rPr>
            <w:rFonts w:ascii="Times New Roman" w:hAnsi="Times New Roman"/>
            <w:sz w:val="22"/>
            <w:szCs w:val="22"/>
          </w:rPr>
          <w:drawing>
            <wp:anchor behindDoc="0" distT="0" distB="0" distL="0" distR="0" simplePos="0" locked="0" layoutInCell="1" allowOverlap="1" relativeHeight="87">
              <wp:simplePos x="0" y="0"/>
              <wp:positionH relativeFrom="column">
                <wp:posOffset>292735</wp:posOffset>
              </wp:positionH>
              <wp:positionV relativeFrom="paragraph">
                <wp:posOffset>-211455</wp:posOffset>
              </wp:positionV>
              <wp:extent cx="2140585" cy="2936240"/>
              <wp:effectExtent l="0" t="0" r="0" b="0"/>
              <wp:wrapSquare wrapText="largest"/>
              <wp:docPr id="16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 descr=""/>
                      <pic:cNvPicPr>
                        <a:picLocks noChangeAspect="1" noChangeArrowheads="1"/>
                      </pic:cNvPicPr>
                    </pic:nvPicPr>
                    <pic:blipFill>
                      <a:blip r:embed="rId76"/>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88">
              <wp:simplePos x="0" y="0"/>
              <wp:positionH relativeFrom="column">
                <wp:posOffset>2666365</wp:posOffset>
              </wp:positionH>
              <wp:positionV relativeFrom="paragraph">
                <wp:posOffset>-168910</wp:posOffset>
              </wp:positionV>
              <wp:extent cx="2711450" cy="2033905"/>
              <wp:effectExtent l="0" t="0" r="0" b="0"/>
              <wp:wrapSquare wrapText="largest"/>
              <wp:docPr id="16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8" descr=""/>
                      <pic:cNvPicPr>
                        <a:picLocks noChangeAspect="1" noChangeArrowheads="1"/>
                      </pic:cNvPicPr>
                    </pic:nvPicPr>
                    <pic:blipFill>
                      <a:blip r:embed="rId77"/>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89">
              <wp:simplePos x="0" y="0"/>
              <wp:positionH relativeFrom="column">
                <wp:posOffset>1175385</wp:posOffset>
              </wp:positionH>
              <wp:positionV relativeFrom="paragraph">
                <wp:posOffset>2825750</wp:posOffset>
              </wp:positionV>
              <wp:extent cx="3673475" cy="1952625"/>
              <wp:effectExtent l="0" t="0" r="0" b="0"/>
              <wp:wrapSquare wrapText="largest"/>
              <wp:docPr id="16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9" descr=""/>
                      <pic:cNvPicPr>
                        <a:picLocks noChangeAspect="1" noChangeArrowheads="1"/>
                      </pic:cNvPicPr>
                    </pic:nvPicPr>
                    <pic:blipFill>
                      <a:blip r:embed="rId78"/>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90">
              <wp:simplePos x="0" y="0"/>
              <wp:positionH relativeFrom="column">
                <wp:posOffset>63500</wp:posOffset>
              </wp:positionH>
              <wp:positionV relativeFrom="paragraph">
                <wp:posOffset>4931410</wp:posOffset>
              </wp:positionV>
              <wp:extent cx="5486400" cy="1341120"/>
              <wp:effectExtent l="0" t="0" r="0" b="0"/>
              <wp:wrapSquare wrapText="largest"/>
              <wp:docPr id="17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0" descr=""/>
                      <pic:cNvPicPr>
                        <a:picLocks noChangeAspect="1" noChangeArrowheads="1"/>
                      </pic:cNvPicPr>
                    </pic:nvPicPr>
                    <pic:blipFill>
                      <a:blip r:embed="rId79"/>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486400" cy="7584440"/>
            <wp:effectExtent l="0" t="0" r="0" b="0"/>
            <wp:wrapSquare wrapText="largest"/>
            <wp:docPr id="17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42" descr=""/>
                    <pic:cNvPicPr>
                      <a:picLocks noChangeAspect="1" noChangeArrowheads="1"/>
                    </pic:cNvPicPr>
                  </pic:nvPicPr>
                  <pic:blipFill>
                    <a:blip r:embed="rId80"/>
                    <a:srcRect l="0" t="0" r="0" b="2252"/>
                    <a:stretch>
                      <a:fillRect/>
                    </a:stretch>
                  </pic:blipFill>
                  <pic:spPr bwMode="auto">
                    <a:xfrm>
                      <a:off x="0" y="0"/>
                      <a:ext cx="5486400" cy="7584440"/>
                    </a:xfrm>
                    <a:prstGeom prst="rect">
                      <a:avLst/>
                    </a:prstGeom>
                  </pic:spPr>
                </pic:pic>
              </a:graphicData>
            </a:graphic>
          </wp:anchor>
        </w:drawing>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486400" cy="6417310"/>
            <wp:effectExtent l="0" t="0" r="0" b="0"/>
            <wp:wrapSquare wrapText="largest"/>
            <wp:docPr id="17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3" descr=""/>
                    <pic:cNvPicPr>
                      <a:picLocks noChangeAspect="1" noChangeArrowheads="1"/>
                    </pic:cNvPicPr>
                  </pic:nvPicPr>
                  <pic:blipFill>
                    <a:blip r:embed="rId81"/>
                    <a:srcRect l="0" t="0" r="0" b="17316"/>
                    <a:stretch>
                      <a:fillRect/>
                    </a:stretch>
                  </pic:blipFill>
                  <pic:spPr bwMode="auto">
                    <a:xfrm>
                      <a:off x="0" y="0"/>
                      <a:ext cx="5486400" cy="6417310"/>
                    </a:xfrm>
                    <a:prstGeom prst="rect">
                      <a:avLst/>
                    </a:prstGeom>
                  </pic:spPr>
                </pic:pic>
              </a:graphicData>
            </a:graphic>
          </wp:anchor>
        </w:drawing>
      </w:r>
    </w:p>
    <w:sectPr>
      <w:headerReference w:type="default" r:id="rId82"/>
      <w:footerReference w:type="default" r:id="rId83"/>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0-29T15:50: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abstract</w:t>
      </w:r>
    </w:p>
  </w:comment>
  <w:comment w:id="5" w:author="Unknown Author" w:date="2021-12-11T11:14:11Z" w:initials="">
    <w:p>
      <w:r>
        <w:rPr>
          <w:rFonts w:eastAsia="Noto Serif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Rolling release: Table of contents might be inaccurate</w:t>
      </w:r>
    </w:p>
  </w:comment>
  <w:comment w:id="6"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7"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8"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9"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10"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1"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2"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3"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4"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5"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6"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7"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8"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9"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20"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21" w:author="Unknown Author" w:date="2021-12-05T10:36:2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 value, compare all treatment groups in rstudio. Same as sop 5</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79931531"/>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174"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92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revisionView w:insDel="0" w:formatting="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s://www.researchgate.net/publication271948148_A_Congestion_Avoidance_Mechanism_for_WebRTC_Interactive_Video_Sessions_in_LTE_Networks" TargetMode="External"/><Relationship Id="rId40" Type="http://schemas.openxmlformats.org/officeDocument/2006/relationships/hyperlink" Target="https://www.researchgate.net/publication/334780632_A_Scoping_Review_of_Videoconferencing_Systems_in_Higher_Education_Learning_Paradigms_Opportunities_and_Challenges" TargetMode="External"/><Relationship Id="rId41" Type="http://schemas.openxmlformats.org/officeDocument/2006/relationships/hyperlink" Target="https://link.springer.com/article/10.1007/s10639-021-10520-4" TargetMode="External"/><Relationship Id="rId42" Type="http://schemas.openxmlformats.org/officeDocument/2006/relationships/hyperlink" Target="https://dl.acm.org/doi/10.1145/3199524.3199534" TargetMode="External"/><Relationship Id="rId43" Type="http://schemas.openxmlformats.org/officeDocument/2006/relationships/hyperlink" Target="https://ieeexplore.ieee.org/document/8301873" TargetMode="External"/><Relationship Id="rId44" Type="http://schemas.openxmlformats.org/officeDocument/2006/relationships/hyperlink" Target="https://ejournals.ph/article.php?id=15551" TargetMode="External"/><Relationship Id="rId45" Type="http://schemas.openxmlformats.org/officeDocument/2006/relationships/hyperlink" Target="https://www.researchgate.net/publication/426202_Editorial_Software_Obsolescence-Complicating_the_Part_and_Technology_Obsolescence_Management_Problem" TargetMode="External"/><Relationship Id="rId46" Type="http://schemas.openxmlformats.org/officeDocument/2006/relationships/hyperlink" Target="https://webrtchacks.com/suspending-simulcast-streams/" TargetMode="External"/><Relationship Id="rId47" Type="http://schemas.openxmlformats.org/officeDocument/2006/relationships/hyperlink" Target="https://www.researchgate.net/publication/343225921_The_Factors_Affecting_Intention_to_Use_Google_Meet_Amid_Online_Meeting_Platforms_Competition_in_Indonesia" TargetMode="External"/><Relationship Id="rId48" Type="http://schemas.openxmlformats.org/officeDocument/2006/relationships/hyperlink" Target="https://www.researchgate.net/publication/342672267_The_Impact_of_Video_Conferencing_Platform_in_all_educational_sectors_amidst_COVID-19_Pandemic" TargetMode="External"/><Relationship Id="rId49" Type="http://schemas.openxmlformats.org/officeDocument/2006/relationships/hyperlink" Target="https://www.nature.com/articles/220651a0" TargetMode="External"/><Relationship Id="rId50" Type="http://schemas.openxmlformats.org/officeDocument/2006/relationships/hyperlink" Target="https://blogs.nvidia.com/blog/2020/10/05/gan-video-conferencing-maxine/" TargetMode="External"/><Relationship Id="rId51" Type="http://schemas.openxmlformats.org/officeDocument/2006/relationships/hyperlink" Target="https://www.hopkinsmedicine.org/health/conditions-and-diseases/coronavirus/first-and-second-waves-of-coronavirus" TargetMode="External"/><Relationship Id="rId52" Type="http://schemas.openxmlformats.org/officeDocument/2006/relationships/hyperlink" Target="https://swordstoday.ie/google-meat-data-saver-mode-is-there-any-way-to-save-mobile-data-oh-i-do-not-know-how-to-turn-on-data-saver-mode-via-google-meet-step-by-step-guide/" TargetMode="External"/><Relationship Id="rId53" Type="http://schemas.openxmlformats.org/officeDocument/2006/relationships/hyperlink" Target="https://techcrunch.com/2021/04/21/google-meet-gets-a-refreshed-ui-multi-pinning-autozoom-and-more/" TargetMode="External"/><Relationship Id="rId54" Type="http://schemas.openxmlformats.org/officeDocument/2006/relationships/hyperlink" Target="https://www.cnn.ph/business/2020/4/30/Google-Meet-premium-video-conferencing-tool-free-download.html" TargetMode="External"/><Relationship Id="rId55" Type="http://schemas.openxmlformats.org/officeDocument/2006/relationships/hyperlink" Target="https://manilastandard.net/tech/tech-news/322704/google-meet-premium-video-conferencing-free-for-everyone-everywhere.html" TargetMode="External"/><Relationship Id="rId56" Type="http://schemas.openxmlformats.org/officeDocument/2006/relationships/hyperlink" Target="https://www.pcmag.com/reviews/google-meet" TargetMode="External"/><Relationship Id="rId57" Type="http://schemas.openxmlformats.org/officeDocument/2006/relationships/hyperlink" Target="https://www.maketecheasier.com/turn-raspberry-pi-video-conferencing-station/" TargetMode="External"/><Relationship Id="rId58" Type="http://schemas.openxmlformats.org/officeDocument/2006/relationships/hyperlink" Target="https://ph.news.yahoo.com/singapore-teachers-drop-zoom-online-class-gatecrashed-081050263.html" TargetMode="External"/><Relationship Id="rId59" Type="http://schemas.openxmlformats.org/officeDocument/2006/relationships/hyperlink" Target="https://digitalintheround.com/video-conferencing-statistics/" TargetMode="External"/><Relationship Id="rId60" Type="http://schemas.openxmlformats.org/officeDocument/2006/relationships/hyperlink" Target="https://www.manilatimes.net/2021/03/11/campus-press/academic-freeze-the-best-option/849679" TargetMode="External"/><Relationship Id="rId61" Type="http://schemas.openxmlformats.org/officeDocument/2006/relationships/hyperlink" Target="https://blogs.nvidia.com/blog/2020/10/05/gan-video-conferencing-maxine" TargetMode="External"/><Relationship Id="rId62" Type="http://schemas.openxmlformats.org/officeDocument/2006/relationships/hyperlink" Target="https://blogs.nvidia.com/blog/2020/10/05/gan-video-conferencing-maxine/" TargetMode="External"/><Relationship Id="rId63" Type="http://schemas.openxmlformats.org/officeDocument/2006/relationships/hyperlink" Target="https://medium.com/google-developers/better-hardware-for-better-devs-aadb68b8a3b2" TargetMode="External"/><Relationship Id="rId64" Type="http://schemas.openxmlformats.org/officeDocument/2006/relationships/hyperlink" Target="https://engineering.fb.com/2020/03/18/production-engineering/ntp-service" TargetMode="External"/><Relationship Id="rId65" Type="http://schemas.openxmlformats.org/officeDocument/2006/relationships/hyperlink" Target="https://www.globe.com.ph/about-us/newsroom/corporate/3g-sims-removal-distribution-chains.html" TargetMode="External"/><Relationship Id="rId66" Type="http://schemas.openxmlformats.org/officeDocument/2006/relationships/hyperlink" Target="https://support.google.com/meet/answer/7317473?hl=en" TargetMode="External"/><Relationship Id="rId67" Type="http://schemas.openxmlformats.org/officeDocument/2006/relationships/hyperlink" Target="https://www.investopedia.com/terms/l/lawoflargenumbers.asp" TargetMode="External"/><Relationship Id="rId68" Type="http://schemas.openxmlformats.org/officeDocument/2006/relationships/hyperlink" Target="https://www.statista.com/statistics/1261399/philippines-subscribers-globe-telecom-by-segment/" TargetMode="External"/><Relationship Id="rId69" Type="http://schemas.openxmlformats.org/officeDocument/2006/relationships/hyperlink" Target="https://www.investopedia.com/terms/l/lawoflargenumbers.asp" TargetMode="External"/><Relationship Id="rId70" Type="http://schemas.openxmlformats.org/officeDocument/2006/relationships/hyperlink" Target="https://www.edukasyon.ph/blog/schools-offering-online-courses-in-the-philippines" TargetMode="External"/><Relationship Id="rId71" Type="http://schemas.openxmlformats.org/officeDocument/2006/relationships/hyperlink" Target="https://github.com/elsaversailles/Practical-Research-2" TargetMode="External"/><Relationship Id="rId72" Type="http://schemas.openxmlformats.org/officeDocument/2006/relationships/hyperlink" Target="" TargetMode="External"/><Relationship Id="rId73" Type="http://schemas.openxmlformats.org/officeDocument/2006/relationships/image" Target="media/image35.jpeg"/><Relationship Id="rId74" Type="http://schemas.openxmlformats.org/officeDocument/2006/relationships/image" Target="media/image36.jpeg"/><Relationship Id="rId75" Type="http://schemas.openxmlformats.org/officeDocument/2006/relationships/image" Target="media/image37.jpeg"/><Relationship Id="rId76" Type="http://schemas.openxmlformats.org/officeDocument/2006/relationships/image" Target="media/image38.jpeg"/><Relationship Id="rId77" Type="http://schemas.openxmlformats.org/officeDocument/2006/relationships/image" Target="media/image39.jpeg"/><Relationship Id="rId78" Type="http://schemas.openxmlformats.org/officeDocument/2006/relationships/image" Target="media/image40.jpeg"/><Relationship Id="rId79" Type="http://schemas.openxmlformats.org/officeDocument/2006/relationships/image" Target="media/image41.jpeg"/><Relationship Id="rId80" Type="http://schemas.openxmlformats.org/officeDocument/2006/relationships/image" Target="media/image42.png"/><Relationship Id="rId81" Type="http://schemas.openxmlformats.org/officeDocument/2006/relationships/image" Target="media/image43.png"/><Relationship Id="rId82" Type="http://schemas.openxmlformats.org/officeDocument/2006/relationships/header" Target="header3.xml"/><Relationship Id="rId83" Type="http://schemas.openxmlformats.org/officeDocument/2006/relationships/footer" Target="footer2.xml"/><Relationship Id="rId84" Type="http://schemas.openxmlformats.org/officeDocument/2006/relationships/comments" Target="comments.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6158</TotalTime>
  <Application>LibreOffice/6.4.7.2$Linux_X86_64 LibreOffice_project/40$Build-2</Application>
  <Pages>105</Pages>
  <Words>16770</Words>
  <Characters>94176</Characters>
  <CharactersWithSpaces>110400</CharactersWithSpaces>
  <Paragraphs>1204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2021-12-11T11:23:37Z</dcterms:modified>
  <cp:revision>564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